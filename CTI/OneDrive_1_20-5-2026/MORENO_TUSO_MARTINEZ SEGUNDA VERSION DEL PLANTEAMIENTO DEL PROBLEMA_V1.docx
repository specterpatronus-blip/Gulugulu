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07A9D" w:rsidR="00C07A9D" w:rsidP="00C07A9D" w:rsidRDefault="00C07A9D" w14:paraId="7EE05A6D" w14:textId="62BD765F">
      <w:pPr>
        <w:rPr>
          <w:ins w:author="KAREN SOFIA GIL AMAYA" w:date="2026-05-13T15:26:03.296Z" w16du:dateUtc="2026-05-13T15:26:03.296Z" w:id="1435363814"/>
        </w:rPr>
      </w:pPr>
      <w:ins w:author="KAREN SOFIA GIL AMAYA" w:date="2026-05-13T15:26:03.07Z" w16du:dateUtc="2026-05-13T15:26:03.07Z" w:id="488783313">
        <w:r w:rsidRPr="55BC6F6B" w:rsidR="6C5CC740">
          <w:rPr>
            <w:rFonts w:ascii="Times New Roman" w:hAnsi="Times New Roman" w:cs="Times New Roman"/>
            <w:b w:val="1"/>
            <w:bCs w:val="1"/>
          </w:rPr>
          <w:t>Integrantes??</w:t>
        </w:r>
      </w:ins>
    </w:p>
    <w:p w:rsidRPr="00C07A9D" w:rsidR="00C07A9D" w:rsidP="00C07A9D" w:rsidRDefault="00C07A9D" w14:paraId="72339BDA" w14:textId="6AAE8B37">
      <w:pPr>
        <w:rPr>
          <w:rFonts w:ascii="Times New Roman" w:hAnsi="Times New Roman" w:cs="Times New Roman"/>
          <w:b w:val="1"/>
          <w:bCs w:val="1"/>
        </w:rPr>
      </w:pPr>
      <w:r w:rsidRPr="55BC6F6B" w:rsidR="00C07A9D">
        <w:rPr>
          <w:rFonts w:ascii="Times New Roman" w:hAnsi="Times New Roman" w:cs="Times New Roman"/>
          <w:b w:val="1"/>
          <w:bCs w:val="1"/>
        </w:rPr>
        <w:t xml:space="preserve">Desarrollo de una Plataforma Educativa Offline para Mitigar la Brecha de Conectividad en la Escuela Rural de </w:t>
      </w:r>
      <w:r w:rsidRPr="55BC6F6B" w:rsidR="00C07A9D">
        <w:rPr>
          <w:rFonts w:ascii="Times New Roman" w:hAnsi="Times New Roman" w:cs="Times New Roman"/>
          <w:b w:val="1"/>
          <w:bCs w:val="1"/>
        </w:rPr>
        <w:t>Bosachoque</w:t>
      </w:r>
    </w:p>
    <w:p w:rsidR="00C07A9D" w:rsidP="55BC6F6B" w:rsidRDefault="00C07A9D" w14:paraId="65DE9481" w14:textId="4DE43B0E">
      <w:pPr>
        <w:ind w:firstLine="709"/>
        <w:rPr>
          <w:ins w:author="KAREN SOFIA GIL AMAYA" w:date="2026-05-13T15:27:23.09Z" w16du:dateUtc="2026-05-13T15:27:23.09Z" w:id="527170017"/>
          <w:rFonts w:ascii="Times New Roman" w:hAnsi="Times New Roman" w:cs="Times New Roman"/>
        </w:rPr>
      </w:pPr>
      <w:commentRangeStart w:id="2125347052"/>
      <w:r w:rsidRPr="55BC6F6B" w:rsidR="00C07A9D">
        <w:rPr>
          <w:rFonts w:ascii="Times New Roman" w:hAnsi="Times New Roman" w:cs="Times New Roman"/>
        </w:rPr>
        <w:t>La educación en contextos rurales enfrenta desafíos históricos que limitan el acceso equitativo a oportunidades de aprendizaje.</w:t>
      </w:r>
      <w:commentRangeEnd w:id="2125347052"/>
      <w:r>
        <w:rPr>
          <w:rStyle w:val="CommentReference"/>
        </w:rPr>
        <w:commentReference w:id="2125347052"/>
      </w:r>
      <w:r w:rsidRPr="55BC6F6B" w:rsidR="00C07A9D">
        <w:rPr>
          <w:rFonts w:ascii="Times New Roman" w:hAnsi="Times New Roman" w:cs="Times New Roman"/>
        </w:rPr>
        <w:t xml:space="preserve"> </w:t>
      </w:r>
      <w:r w:rsidRPr="55BC6F6B" w:rsidR="00C07A9D">
        <w:rPr>
          <w:rFonts w:ascii="Times New Roman" w:hAnsi="Times New Roman" w:cs="Times New Roman"/>
        </w:rPr>
        <w:t>En la actualidad, los obstáculos más significativos es la brecha digital, caracterizada por la falta de infraestructura tecnológica y conexión a internet.</w:t>
      </w:r>
      <w:r w:rsidRPr="55BC6F6B" w:rsidR="00C07A9D">
        <w:rPr>
          <w:rFonts w:ascii="Times New Roman" w:hAnsi="Times New Roman" w:cs="Times New Roman"/>
        </w:rPr>
        <w:t xml:space="preserve"> El presente análisis se centra en la problemática investigada respecto a dificultades que enfrentan los estudiantes de básica primaria en la escuela rural de </w:t>
      </w:r>
      <w:r w:rsidRPr="55BC6F6B" w:rsidR="00C07A9D">
        <w:rPr>
          <w:rFonts w:ascii="Times New Roman" w:hAnsi="Times New Roman" w:cs="Times New Roman"/>
        </w:rPr>
        <w:t>Bosachoque</w:t>
      </w:r>
      <w:r w:rsidRPr="55BC6F6B" w:rsidR="00C07A9D">
        <w:rPr>
          <w:rFonts w:ascii="Times New Roman" w:hAnsi="Times New Roman" w:cs="Times New Roman"/>
        </w:rPr>
        <w:t>, ubicada en el municipio de Fusagasugá. En esta institución, la carencia de conectividad impacta directamente en la calidad educativa y restringe oportunidades de acceso al conocimiento globalizado. Ante este panorama, surge la necesidad inminente de diseñar e implementar una solución tecnológica adaptada a las condiciones locales. El proyecto propone el desarrollo de un aplicativo educativo offline, orientado tanto a niños como docentes. Esta herramienta busca garantizar un entorno estructurado que facilite la búsqueda de información y el acompañamiento pedagógico continuo sin depender de conexión a la red. A través de este documento, se profundizará en la comprensión de esta problemática, evaluando cómo la integración de una intranet educativa offline puede transformar dinámicas de enseñanza, asegurando la inclusión y el desarrollo de competencias digitales en zonas vulnerables.</w:t>
      </w:r>
      <w:r>
        <w:br/>
      </w:r>
    </w:p>
    <w:p w:rsidR="00C07A9D" w:rsidP="55BC6F6B" w:rsidRDefault="00C07A9D" w14:paraId="370F7D5F" w14:textId="5376A173">
      <w:pPr>
        <w:ind w:firstLine="709"/>
        <w:rPr>
          <w:ins w:author="KAREN SOFIA GIL AMAYA" w:date="2026-05-13T15:27:37.721Z" w16du:dateUtc="2026-05-13T15:27:37.721Z" w:id="1964317632"/>
          <w:rFonts w:ascii="Times New Roman" w:hAnsi="Times New Roman" w:cs="Times New Roman"/>
        </w:rPr>
      </w:pPr>
      <w:r w:rsidRPr="55BC6F6B" w:rsidR="00C07A9D">
        <w:rPr>
          <w:rFonts w:ascii="Times New Roman" w:hAnsi="Times New Roman" w:cs="Times New Roman"/>
        </w:rPr>
        <w:t xml:space="preserve">La incorporación de tecnologías digitales en la educación ha demostrado ser un factor determinante para fortalecer los procesos académicos. Autores como </w:t>
      </w:r>
      <w:r w:rsidRPr="55BC6F6B" w:rsidR="00C07A9D">
        <w:rPr>
          <w:rFonts w:ascii="Times New Roman" w:hAnsi="Times New Roman" w:cs="Times New Roman"/>
        </w:rPr>
        <w:t>Area</w:t>
      </w:r>
      <w:r w:rsidRPr="55BC6F6B" w:rsidR="00C07A9D">
        <w:rPr>
          <w:rFonts w:ascii="Times New Roman" w:hAnsi="Times New Roman" w:cs="Times New Roman"/>
        </w:rPr>
        <w:t xml:space="preserve"> </w:t>
      </w:r>
      <w:ins w:author="KAREN SOFIA GIL AMAYA" w:date="2026-05-13T15:26:31.509Z" w16du:dateUtc="2026-05-13T15:26:31.509Z" w:id="249378218">
        <w:r w:rsidRPr="55BC6F6B" w:rsidR="11FCB735">
          <w:rPr>
            <w:rFonts w:ascii="Times New Roman" w:hAnsi="Times New Roman" w:cs="Times New Roman"/>
          </w:rPr>
          <w:t>&amp;</w:t>
        </w:r>
      </w:ins>
      <w:del w:author="KAREN SOFIA GIL AMAYA" w:date="2026-05-13T15:26:30.257Z" w16du:dateUtc="2026-05-13T15:26:30.257Z" w:id="24045126">
        <w:r w:rsidRPr="55BC6F6B" w:rsidDel="00C07A9D">
          <w:rPr>
            <w:rFonts w:ascii="Times New Roman" w:hAnsi="Times New Roman" w:cs="Times New Roman"/>
          </w:rPr>
          <w:delText>y</w:delText>
        </w:r>
      </w:del>
      <w:r w:rsidRPr="55BC6F6B" w:rsidR="00C07A9D">
        <w:rPr>
          <w:rFonts w:ascii="Times New Roman" w:hAnsi="Times New Roman" w:cs="Times New Roman"/>
        </w:rPr>
        <w:t xml:space="preserve"> Adell (2009) destacan que estas herramientas no solo incrementan la motivación estudiantil, sino que transforman radicalmente las metodologías de enseñanza, haciéndolas más dinámicas e interactivas. Sin embargo, en la escuela de </w:t>
      </w:r>
      <w:r w:rsidRPr="55BC6F6B" w:rsidR="00C07A9D">
        <w:rPr>
          <w:rFonts w:ascii="Times New Roman" w:hAnsi="Times New Roman" w:cs="Times New Roman"/>
        </w:rPr>
        <w:t>Bosachoque</w:t>
      </w:r>
      <w:r w:rsidRPr="55BC6F6B" w:rsidR="00C07A9D">
        <w:rPr>
          <w:rFonts w:ascii="Times New Roman" w:hAnsi="Times New Roman" w:cs="Times New Roman"/>
        </w:rPr>
        <w:t>, estas ventajas están supeditadas al acceso a infraestructura tecnológica adecuada. Cuando la conectividad es nula o inestable, las herramientas digitales tradicionales pierden eficacia, exacerbando la desigualdad educativa frente a los entornos urbanos.</w:t>
      </w:r>
      <w:r>
        <w:br/>
      </w:r>
      <w:r w:rsidRPr="55BC6F6B" w:rsidR="00C07A9D">
        <w:rPr>
          <w:rFonts w:ascii="Times New Roman" w:hAnsi="Times New Roman" w:cs="Times New Roman"/>
        </w:rPr>
        <w:t>Para abordar de manera efectiva esta limitación, el proyecto de investigación contempla un sistema que funciona de manera independiente de la red externa global.</w:t>
      </w:r>
      <w:commentRangeStart w:id="1838502186"/>
      <w:r w:rsidRPr="55BC6F6B" w:rsidR="00C07A9D">
        <w:rPr>
          <w:rFonts w:ascii="Times New Roman" w:hAnsi="Times New Roman" w:cs="Times New Roman"/>
        </w:rPr>
        <w:t xml:space="preserve"> La solución tecnológica actúa como nodo generador de conocimiento local, permitiendo que el material académico esté almacenado en servidores de bajo costo y sea accesible mediante red de área local. </w:t>
      </w:r>
      <w:commentRangeEnd w:id="1838502186"/>
      <w:r>
        <w:rPr>
          <w:rStyle w:val="CommentReference"/>
        </w:rPr>
        <w:commentReference w:id="1838502186"/>
      </w:r>
      <w:r w:rsidRPr="55BC6F6B" w:rsidR="00C07A9D">
        <w:rPr>
          <w:rFonts w:ascii="Times New Roman" w:hAnsi="Times New Roman" w:cs="Times New Roman"/>
        </w:rPr>
        <w:t>En este modelo interactúan dos actores principales: el docente y el estudiante. El docente asume el rol de administrador y curador, teniendo la capacidad de cargar, organizar y actualizar el material educativo estructurado por áreas temáticas. Por su parte, el niño, como usuario final, puede acceder de forma segura a la información y desarrollar actividades propuestas en un entorno que simula la navegación web tradicional.</w:t>
      </w:r>
      <w:r>
        <w:br/>
      </w:r>
      <w:r w:rsidRPr="55BC6F6B" w:rsidR="00C07A9D">
        <w:rPr>
          <w:rFonts w:ascii="Times New Roman" w:hAnsi="Times New Roman" w:cs="Times New Roman"/>
        </w:rPr>
        <w:t xml:space="preserve">Este enfoque descentralizado es fundamental para garantizar la autonomía pedagógica e institucional. La implementación de plataformas que operan bajo estas arquitecturas representa una innovación crucial para el sector rural, ya que reduce la dependencia de factores externos, como la financiación de conectividad satelital de baja calidad o la instalación de redes en zonas de difícil acceso. Sobre la pertinencia de este modelo, la </w:t>
      </w:r>
      <w:r w:rsidRPr="55BC6F6B" w:rsidR="00C07A9D">
        <w:rPr>
          <w:rFonts w:ascii="Times New Roman" w:hAnsi="Times New Roman" w:cs="Times New Roman"/>
        </w:rPr>
        <w:t xml:space="preserve">literatura especializada señala: “La Micro-Nube es la respuesta técnica a la desigualdad geográfica; permite que el conocimiento fluya donde el cable de fibra óptica no llega” (Valverde &amp; Chen, 2024, p. 28). </w:t>
      </w:r>
      <w:r w:rsidRPr="55BC6F6B" w:rsidR="008154A6">
        <w:rPr>
          <w:rFonts w:ascii="Times New Roman" w:hAnsi="Times New Roman" w:cs="Times New Roman"/>
        </w:rPr>
        <w:t xml:space="preserve">Aquí </w:t>
      </w:r>
      <w:r w:rsidRPr="55BC6F6B" w:rsidR="008154A6">
        <w:rPr>
          <w:rFonts w:ascii="Times New Roman" w:hAnsi="Times New Roman" w:cs="Times New Roman"/>
        </w:rPr>
        <w:t>los autores</w:t>
      </w:r>
      <w:r w:rsidRPr="55BC6F6B" w:rsidR="00C07A9D">
        <w:rPr>
          <w:rFonts w:ascii="Times New Roman" w:hAnsi="Times New Roman" w:cs="Times New Roman"/>
        </w:rPr>
        <w:t xml:space="preserve"> subraya</w:t>
      </w:r>
      <w:r w:rsidRPr="55BC6F6B" w:rsidR="00C07A9D">
        <w:rPr>
          <w:rFonts w:ascii="Times New Roman" w:hAnsi="Times New Roman" w:cs="Times New Roman"/>
        </w:rPr>
        <w:t xml:space="preserve"> la viabilidad técnica y el propósito social de la plataforma interna, denominada "</w:t>
      </w:r>
      <w:r w:rsidRPr="55BC6F6B" w:rsidR="00C07A9D">
        <w:rPr>
          <w:rFonts w:ascii="Times New Roman" w:hAnsi="Times New Roman" w:cs="Times New Roman"/>
        </w:rPr>
        <w:t>Gulugulu</w:t>
      </w:r>
      <w:r w:rsidRPr="55BC6F6B" w:rsidR="00C07A9D">
        <w:rPr>
          <w:rFonts w:ascii="Times New Roman" w:hAnsi="Times New Roman" w:cs="Times New Roman"/>
        </w:rPr>
        <w:t>", respaldando la premisa de que la tecnología debe adaptarse de forma orgánica al entorno.</w:t>
      </w:r>
      <w:r>
        <w:br/>
      </w:r>
    </w:p>
    <w:p w:rsidR="00C07A9D" w:rsidP="00C453E7" w:rsidRDefault="00C07A9D" w14:paraId="279C09A3" w14:textId="1C13D881">
      <w:pPr>
        <w:ind w:firstLine="709"/>
        <w:rPr>
          <w:rFonts w:ascii="Times New Roman" w:hAnsi="Times New Roman" w:cs="Times New Roman"/>
        </w:rPr>
      </w:pPr>
      <w:r w:rsidRPr="55BC6F6B" w:rsidR="00C07A9D">
        <w:rPr>
          <w:rFonts w:ascii="Times New Roman" w:hAnsi="Times New Roman" w:cs="Times New Roman"/>
        </w:rPr>
        <w:t>Adicionalmente, el diseño del buscador educativo offline no solo responde a una necesidad imperante de acceso a la información, sino que promueve la organización eficiente de los recursos didácticos y fortalece el vínculo entre el educador y el aprendiz. La plataforma elimina la fricción generada por largos tiempos de carga, ofreciendo una experiencia de usuario fluida y libre de interrupciones. Este proyecto se alinea estratégicamente con directrices internacionales, como los Objetivos de Desarrollo Sostenible, que abogan por el uso de la tecnología como herramienta inclusiva para reducir las disparidades educativas en contextos de vulnerabilidad.</w:t>
      </w:r>
      <w:r>
        <w:br/>
      </w:r>
      <w:r w:rsidRPr="55BC6F6B" w:rsidR="008154A6">
        <w:rPr>
          <w:rFonts w:ascii="Times New Roman" w:hAnsi="Times New Roman" w:cs="Times New Roman"/>
        </w:rPr>
        <w:t>Por las razones ya expuestas</w:t>
      </w:r>
      <w:r w:rsidRPr="55BC6F6B" w:rsidR="00C07A9D">
        <w:rPr>
          <w:rFonts w:ascii="Times New Roman" w:hAnsi="Times New Roman" w:cs="Times New Roman"/>
        </w:rPr>
        <w:t xml:space="preserve">, la brecha digital en la escuela rural de </w:t>
      </w:r>
      <w:r w:rsidRPr="55BC6F6B" w:rsidR="00C07A9D">
        <w:rPr>
          <w:rFonts w:ascii="Times New Roman" w:hAnsi="Times New Roman" w:cs="Times New Roman"/>
        </w:rPr>
        <w:t>Bosachoque</w:t>
      </w:r>
      <w:r w:rsidRPr="55BC6F6B" w:rsidR="00C07A9D">
        <w:rPr>
          <w:rFonts w:ascii="Times New Roman" w:hAnsi="Times New Roman" w:cs="Times New Roman"/>
        </w:rPr>
        <w:t xml:space="preserve"> constituye una barrera significativa para el desarrollo académico integral de los estudiantes de básica primaria, limitando su acceso a recursos educativos modernos y metodologías pedagógicas interactivas. No obstante, el desarrollo de la plataforma educativa offline "</w:t>
      </w:r>
      <w:r w:rsidRPr="55BC6F6B" w:rsidR="00C07A9D">
        <w:rPr>
          <w:rFonts w:ascii="Times New Roman" w:hAnsi="Times New Roman" w:cs="Times New Roman"/>
        </w:rPr>
        <w:t>Gulugulu</w:t>
      </w:r>
      <w:r w:rsidRPr="55BC6F6B" w:rsidR="00C07A9D">
        <w:rPr>
          <w:rFonts w:ascii="Times New Roman" w:hAnsi="Times New Roman" w:cs="Times New Roman"/>
        </w:rPr>
        <w:t>" se presenta como una alternativa viable, innovadora y altamente efectiva para superar estas restricciones de infraestructura física. Al transformar la escuela en un entorno autosuficiente mediante el uso de servidores locales y tecnología adaptada, se garantiza la continuidad del aprendizaje y se fomenta la autonomía de los docentes. La información analizada demuestra que la integración curricular de la tecnología en contextos rurales no requiere de una conexión a internet, sino de soluciones arquitectónicas coherentes con la realidad territorial. Este proyecto no solo resuelve un problema técnico de acceso a la información, sino que promueve una educación más equitativa y organizada, sentando un precedente valioso para su replicación en comunidades similares.</w:t>
      </w:r>
    </w:p>
    <w:p w:rsidRPr="00C07A9D" w:rsidR="00C07A9D" w:rsidP="00C07A9D" w:rsidRDefault="00C07A9D" w14:paraId="6446EA84" w14:textId="6682163D">
      <w:pPr>
        <w:rPr>
          <w:rFonts w:ascii="Times New Roman" w:hAnsi="Times New Roman" w:cs="Times New Roman"/>
          <w:b/>
          <w:bCs/>
        </w:rPr>
      </w:pPr>
      <w:r w:rsidRPr="00C07A9D">
        <w:rPr>
          <w:rFonts w:ascii="Times New Roman" w:hAnsi="Times New Roman" w:cs="Times New Roman"/>
          <w:b/>
          <w:bCs/>
        </w:rPr>
        <w:t>Referencias</w:t>
      </w:r>
    </w:p>
    <w:p w:rsidRPr="00C453E7" w:rsidR="00C07A9D" w:rsidP="00C453E7" w:rsidRDefault="00C07A9D" w14:paraId="3729542E" w14:textId="77777777">
      <w:pPr>
        <w:ind w:left="709" w:hanging="709"/>
        <w:rPr>
          <w:rFonts w:ascii="Times New Roman" w:hAnsi="Times New Roman" w:cs="Times New Roman"/>
        </w:rPr>
      </w:pPr>
      <w:r w:rsidRPr="00C453E7">
        <w:rPr>
          <w:rFonts w:ascii="Times New Roman" w:hAnsi="Times New Roman" w:cs="Times New Roman"/>
        </w:rPr>
        <w:t xml:space="preserve">Area, M., &amp; Adell, J. (2009). </w:t>
      </w:r>
      <w:r w:rsidRPr="00C453E7">
        <w:rPr>
          <w:rFonts w:ascii="Times New Roman" w:hAnsi="Times New Roman" w:cs="Times New Roman"/>
          <w:i/>
          <w:iCs/>
        </w:rPr>
        <w:t>eLearning: Enseñar y aprender en espacios virtuales</w:t>
      </w:r>
      <w:r w:rsidRPr="00C453E7">
        <w:rPr>
          <w:rFonts w:ascii="Times New Roman" w:hAnsi="Times New Roman" w:cs="Times New Roman"/>
        </w:rPr>
        <w:t xml:space="preserve">. Universidad de La Laguna. </w:t>
      </w:r>
      <w:hyperlink w:tgtFrame="_blank" w:history="1" r:id="rId8">
        <w:r w:rsidRPr="00C453E7">
          <w:rPr>
            <w:rStyle w:val="Hyperlink"/>
            <w:rFonts w:ascii="Times New Roman" w:hAnsi="Times New Roman" w:cs="Times New Roman"/>
          </w:rPr>
          <w:t>https://www.researchgate.net/publication/21639311</w:t>
        </w:r>
      </w:hyperlink>
    </w:p>
    <w:p w:rsidRPr="00C453E7" w:rsidR="00C07A9D" w:rsidP="00C453E7" w:rsidRDefault="00C07A9D" w14:paraId="478F4600" w14:textId="77777777">
      <w:pPr>
        <w:ind w:left="709" w:hanging="709"/>
        <w:rPr>
          <w:rFonts w:ascii="Times New Roman" w:hAnsi="Times New Roman" w:cs="Times New Roman"/>
        </w:rPr>
      </w:pPr>
      <w:r w:rsidRPr="00C453E7">
        <w:rPr>
          <w:rFonts w:ascii="Times New Roman" w:hAnsi="Times New Roman" w:cs="Times New Roman"/>
        </w:rPr>
        <w:t xml:space="preserve">Organización de las Naciones Unidas. (2015). </w:t>
      </w:r>
      <w:r w:rsidRPr="00C453E7">
        <w:rPr>
          <w:rFonts w:ascii="Times New Roman" w:hAnsi="Times New Roman" w:cs="Times New Roman"/>
          <w:i/>
          <w:iCs/>
        </w:rPr>
        <w:t>Objetivos de Desarrollo Sostenible</w:t>
      </w:r>
      <w:r w:rsidRPr="00C453E7">
        <w:rPr>
          <w:rFonts w:ascii="Times New Roman" w:hAnsi="Times New Roman" w:cs="Times New Roman"/>
        </w:rPr>
        <w:t xml:space="preserve">. Naciones Unidas. </w:t>
      </w:r>
      <w:hyperlink w:tgtFrame="_blank" w:history="1" r:id="rId9">
        <w:r w:rsidRPr="00C453E7">
          <w:rPr>
            <w:rStyle w:val="Hyperlink"/>
            <w:rFonts w:ascii="Times New Roman" w:hAnsi="Times New Roman" w:cs="Times New Roman"/>
          </w:rPr>
          <w:t>https://www.un.org/sustainabledevelopment/es/</w:t>
        </w:r>
      </w:hyperlink>
    </w:p>
    <w:p w:rsidRPr="00C453E7" w:rsidR="00C07A9D" w:rsidP="00C453E7" w:rsidRDefault="00C07A9D" w14:paraId="5E7D3DF2" w14:textId="77777777">
      <w:pPr>
        <w:ind w:left="709" w:hanging="709"/>
        <w:rPr>
          <w:rFonts w:ascii="Times New Roman" w:hAnsi="Times New Roman" w:cs="Times New Roman"/>
        </w:rPr>
      </w:pPr>
      <w:r w:rsidRPr="00C453E7">
        <w:rPr>
          <w:rFonts w:ascii="Times New Roman" w:hAnsi="Times New Roman" w:cs="Times New Roman"/>
        </w:rPr>
        <w:t xml:space="preserve">UNESCO. (2023). </w:t>
      </w:r>
      <w:r w:rsidRPr="00C453E7">
        <w:rPr>
          <w:rFonts w:ascii="Times New Roman" w:hAnsi="Times New Roman" w:cs="Times New Roman"/>
          <w:i/>
          <w:iCs/>
        </w:rPr>
        <w:t>Informe de seguimiento de la educación en el mundo 2023: Tecnología en la educación</w:t>
      </w:r>
      <w:r w:rsidRPr="00C453E7">
        <w:rPr>
          <w:rFonts w:ascii="Times New Roman" w:hAnsi="Times New Roman" w:cs="Times New Roman"/>
        </w:rPr>
        <w:t xml:space="preserve">. Organización de las Naciones Unidas para la Educación, la Ciencia y la Cultura. </w:t>
      </w:r>
      <w:hyperlink w:tgtFrame="_blank" w:history="1" r:id="rId10">
        <w:r w:rsidRPr="00C453E7">
          <w:rPr>
            <w:rStyle w:val="Hyperlink"/>
            <w:rFonts w:ascii="Times New Roman" w:hAnsi="Times New Roman" w:cs="Times New Roman"/>
          </w:rPr>
          <w:t>https://www.unesco.org/es/articles/informe-de-seguimiento-de-la-educacion-en-el-mundo-2023-tecnologia-en-la-educacion-una-herramienta</w:t>
        </w:r>
      </w:hyperlink>
    </w:p>
    <w:p w:rsidRPr="00C453E7" w:rsidR="00C07A9D" w:rsidP="00C453E7" w:rsidRDefault="00C07A9D" w14:paraId="05BE65DA" w14:textId="77777777">
      <w:pPr>
        <w:ind w:left="709" w:hanging="709"/>
        <w:rPr>
          <w:rFonts w:ascii="Times New Roman" w:hAnsi="Times New Roman" w:cs="Times New Roman"/>
        </w:rPr>
      </w:pPr>
      <w:commentRangeStart w:id="1127082653"/>
      <w:commentRangeStart w:id="1231647830"/>
      <w:r w:rsidRPr="55BC6F6B" w:rsidR="00C07A9D">
        <w:rPr>
          <w:rFonts w:ascii="Times New Roman" w:hAnsi="Times New Roman" w:cs="Times New Roman"/>
        </w:rPr>
        <w:t xml:space="preserve">Universidad de Cundinamarca. (2024). </w:t>
      </w:r>
      <w:r w:rsidRPr="55BC6F6B" w:rsidR="00C07A9D">
        <w:rPr>
          <w:rFonts w:ascii="Times New Roman" w:hAnsi="Times New Roman" w:cs="Times New Roman"/>
          <w:i w:val="1"/>
          <w:iCs w:val="1"/>
        </w:rPr>
        <w:t>Ciencia, Tecnología e Innovación</w:t>
      </w:r>
      <w:r w:rsidRPr="55BC6F6B" w:rsidR="00C07A9D">
        <w:rPr>
          <w:rFonts w:ascii="Times New Roman" w:hAnsi="Times New Roman" w:cs="Times New Roman"/>
        </w:rPr>
        <w:t xml:space="preserve">. Repositorio Institucional </w:t>
      </w:r>
      <w:r w:rsidRPr="55BC6F6B" w:rsidR="00C07A9D">
        <w:rPr>
          <w:rFonts w:ascii="Times New Roman" w:hAnsi="Times New Roman" w:cs="Times New Roman"/>
        </w:rPr>
        <w:t>UCundinamarca</w:t>
      </w:r>
      <w:r w:rsidRPr="55BC6F6B" w:rsidR="00C07A9D">
        <w:rPr>
          <w:rFonts w:ascii="Times New Roman" w:hAnsi="Times New Roman" w:cs="Times New Roman"/>
        </w:rPr>
        <w:t xml:space="preserve">. </w:t>
      </w:r>
      <w:hyperlink r:id="R6c53991d61764a03">
        <w:r w:rsidRPr="55BC6F6B" w:rsidR="00C07A9D">
          <w:rPr>
            <w:rStyle w:val="Hyperlink"/>
            <w:rFonts w:ascii="Times New Roman" w:hAnsi="Times New Roman" w:cs="Times New Roman"/>
          </w:rPr>
          <w:t>https://www.ucundinamarca.edu.co</w:t>
        </w:r>
      </w:hyperlink>
      <w:commentRangeEnd w:id="1127082653"/>
      <w:r>
        <w:rPr>
          <w:rStyle w:val="CommentReference"/>
        </w:rPr>
        <w:commentReference w:id="1127082653"/>
      </w:r>
      <w:commentRangeEnd w:id="1231647830"/>
      <w:r>
        <w:rPr>
          <w:rStyle w:val="CommentReference"/>
        </w:rPr>
        <w:commentReference w:id="1231647830"/>
      </w:r>
    </w:p>
    <w:p w:rsidRPr="00C453E7" w:rsidR="00C07A9D" w:rsidP="00C453E7" w:rsidRDefault="00C07A9D" w14:paraId="7456161D" w14:textId="77777777">
      <w:pPr>
        <w:ind w:left="709" w:hanging="709"/>
        <w:rPr>
          <w:rFonts w:ascii="Times New Roman" w:hAnsi="Times New Roman" w:cs="Times New Roman"/>
        </w:rPr>
      </w:pPr>
      <w:r w:rsidRPr="00C453E7">
        <w:rPr>
          <w:rFonts w:ascii="Times New Roman" w:hAnsi="Times New Roman" w:cs="Times New Roman"/>
        </w:rPr>
        <w:t xml:space="preserve">Valverde, R. M., &amp; Chen, L. H. (2024). Arquitecturas de Micro-Nubes (Micro </w:t>
      </w:r>
      <w:proofErr w:type="spellStart"/>
      <w:r w:rsidRPr="00C453E7">
        <w:rPr>
          <w:rFonts w:ascii="Times New Roman" w:hAnsi="Times New Roman" w:cs="Times New Roman"/>
        </w:rPr>
        <w:t>Clouds</w:t>
      </w:r>
      <w:proofErr w:type="spellEnd"/>
      <w:r w:rsidRPr="00C453E7">
        <w:rPr>
          <w:rFonts w:ascii="Times New Roman" w:hAnsi="Times New Roman" w:cs="Times New Roman"/>
        </w:rPr>
        <w:t xml:space="preserve">) para la educación rural: Un modelo de servidor local para la autonomía pedagógica. </w:t>
      </w:r>
      <w:r w:rsidRPr="00C453E7">
        <w:rPr>
          <w:rFonts w:ascii="Times New Roman" w:hAnsi="Times New Roman" w:cs="Times New Roman"/>
          <w:i/>
          <w:iCs/>
        </w:rPr>
        <w:t xml:space="preserve">Digital </w:t>
      </w:r>
      <w:proofErr w:type="spellStart"/>
      <w:r w:rsidRPr="00C453E7">
        <w:rPr>
          <w:rFonts w:ascii="Times New Roman" w:hAnsi="Times New Roman" w:cs="Times New Roman"/>
          <w:i/>
          <w:iCs/>
        </w:rPr>
        <w:t>Education</w:t>
      </w:r>
      <w:proofErr w:type="spellEnd"/>
      <w:r w:rsidRPr="00C453E7">
        <w:rPr>
          <w:rFonts w:ascii="Times New Roman" w:hAnsi="Times New Roman" w:cs="Times New Roman"/>
          <w:i/>
          <w:iCs/>
        </w:rPr>
        <w:t xml:space="preserve"> </w:t>
      </w:r>
      <w:proofErr w:type="spellStart"/>
      <w:r w:rsidRPr="00C453E7">
        <w:rPr>
          <w:rFonts w:ascii="Times New Roman" w:hAnsi="Times New Roman" w:cs="Times New Roman"/>
          <w:i/>
          <w:iCs/>
        </w:rPr>
        <w:t>Review</w:t>
      </w:r>
      <w:proofErr w:type="spellEnd"/>
      <w:r w:rsidRPr="00C453E7">
        <w:rPr>
          <w:rFonts w:ascii="Times New Roman" w:hAnsi="Times New Roman" w:cs="Times New Roman"/>
        </w:rPr>
        <w:t xml:space="preserve">, (45), 12-34. </w:t>
      </w:r>
      <w:hyperlink w:tgtFrame="_blank" w:history="1" r:id="rId12">
        <w:r w:rsidRPr="00C453E7">
          <w:rPr>
            <w:rStyle w:val="Hyperlink"/>
            <w:rFonts w:ascii="Times New Roman" w:hAnsi="Times New Roman" w:cs="Times New Roman"/>
          </w:rPr>
          <w:t>https://doi.org/10.1344/der.2024.45.12</w:t>
        </w:r>
      </w:hyperlink>
    </w:p>
    <w:p w:rsidRPr="00C07A9D" w:rsidR="006A511F" w:rsidP="00C07A9D" w:rsidRDefault="006A511F" w14:paraId="4D662C4D" w14:textId="77777777">
      <w:pPr>
        <w:rPr>
          <w:rFonts w:ascii="Times New Roman" w:hAnsi="Times New Roman" w:cs="Times New Roman"/>
        </w:rPr>
      </w:pPr>
    </w:p>
    <w:sectPr w:rsidRPr="00C07A9D" w:rsidR="006A511F">
      <w:headerReference w:type="default" r:id="rId13"/>
      <w:pgSz w:w="12240" w:h="15840"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A" w:author="KAREN SOFIA GIL AMAYA" w:date="2026-05-13T10:28:04" w:id="2125347052">
    <w:p xmlns:w14="http://schemas.microsoft.com/office/word/2010/wordml" xmlns:w="http://schemas.openxmlformats.org/wordprocessingml/2006/main" w:rsidR="586A2381" w:rsidRDefault="2DC19047" w14:paraId="5983B69D" w14:textId="0670BE33">
      <w:pPr>
        <w:pStyle w:val="CommentText"/>
      </w:pPr>
      <w:r>
        <w:rPr>
          <w:rStyle w:val="CommentReference"/>
        </w:rPr>
        <w:annotationRef/>
      </w:r>
      <w:r w:rsidRPr="09F696A2" w:rsidR="14CE86C0">
        <w:t>Según que autores?</w:t>
      </w:r>
    </w:p>
  </w:comment>
  <w:comment xmlns:w="http://schemas.openxmlformats.org/wordprocessingml/2006/main" w:initials="KA" w:author="KAREN SOFIA GIL AMAYA" w:date="2026-05-13T10:28:54" w:id="1838502186">
    <w:p xmlns:w14="http://schemas.microsoft.com/office/word/2010/wordml" xmlns:w="http://schemas.openxmlformats.org/wordprocessingml/2006/main" w:rsidR="4EF2F76F" w:rsidRDefault="7D6134E8" w14:paraId="43ACD33C" w14:textId="4CCC6745">
      <w:pPr>
        <w:pStyle w:val="CommentText"/>
      </w:pPr>
      <w:r>
        <w:rPr>
          <w:rStyle w:val="CommentReference"/>
        </w:rPr>
        <w:annotationRef/>
      </w:r>
      <w:r w:rsidRPr="7C5FE0C2" w:rsidR="65BAB3D2">
        <w:t>Autores? Falta la cita</w:t>
      </w:r>
    </w:p>
  </w:comment>
  <w:comment xmlns:w="http://schemas.openxmlformats.org/wordprocessingml/2006/main" w:initials="KA" w:author="KAREN SOFIA GIL AMAYA" w:date="2026-05-13T10:29:26" w:id="1127082653">
    <w:p xmlns:w14="http://schemas.microsoft.com/office/word/2010/wordml" xmlns:w="http://schemas.openxmlformats.org/wordprocessingml/2006/main" w:rsidR="3889412E" w:rsidRDefault="02B3446A" w14:paraId="2BCA35B3" w14:textId="51B9E5C8">
      <w:pPr>
        <w:pStyle w:val="CommentText"/>
      </w:pPr>
      <w:r>
        <w:rPr>
          <w:rStyle w:val="CommentReference"/>
        </w:rPr>
        <w:annotationRef/>
      </w:r>
      <w:r w:rsidRPr="1B18126B" w:rsidR="311EEB84">
        <w:t>Es una tesis? deben consultar el apellido del autor</w:t>
      </w:r>
    </w:p>
  </w:comment>
  <w:comment xmlns:w="http://schemas.openxmlformats.org/wordprocessingml/2006/main" w:initials="KA" w:author="KAREN SOFIA GIL AMAYA" w:date="2026-05-13T10:30:09" w:id="1231647830">
    <w:p xmlns:w14="http://schemas.microsoft.com/office/word/2010/wordml" xmlns:w="http://schemas.openxmlformats.org/wordprocessingml/2006/main" w:rsidR="44AF6CE8" w:rsidRDefault="6B9BD5A7" w14:paraId="2851C919" w14:textId="0E0CAAAA">
      <w:pPr>
        <w:pStyle w:val="CommentText"/>
      </w:pPr>
      <w:r>
        <w:rPr>
          <w:rStyle w:val="CommentReference"/>
        </w:rPr>
        <w:annotationRef/>
      </w:r>
      <w:r w:rsidRPr="22BDD577" w:rsidR="5ACED0C1">
        <w:t>No se encuentra citado en el texto</w:t>
      </w:r>
    </w:p>
  </w:comment>
</w:comments>
</file>

<file path=word/commentsExtended.xml><?xml version="1.0" encoding="utf-8"?>
<w15:commentsEx xmlns:mc="http://schemas.openxmlformats.org/markup-compatibility/2006" xmlns:w15="http://schemas.microsoft.com/office/word/2012/wordml" mc:Ignorable="w15">
  <w15:commentEx w15:done="0" w15:paraId="5983B69D"/>
  <w15:commentEx w15:done="0" w15:paraId="43ACD33C"/>
  <w15:commentEx w15:done="0" w15:paraId="2BCA35B3"/>
  <w15:commentEx w15:done="0" w15:paraId="2851C91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DE8E1F" w16cex:dateUtc="2026-05-13T15:28:04.291Z"/>
  <w16cex:commentExtensible w16cex:durableId="471BE721" w16cex:dateUtc="2026-05-13T15:28:54.339Z"/>
  <w16cex:commentExtensible w16cex:durableId="3D7DFC9C" w16cex:dateUtc="2026-05-13T15:29:26.285Z"/>
  <w16cex:commentExtensible w16cex:durableId="0F5DAEFA" w16cex:dateUtc="2026-05-13T15:30:09.949Z"/>
</w16cex:commentsExtensible>
</file>

<file path=word/commentsIds.xml><?xml version="1.0" encoding="utf-8"?>
<w16cid:commentsIds xmlns:mc="http://schemas.openxmlformats.org/markup-compatibility/2006" xmlns:w16cid="http://schemas.microsoft.com/office/word/2016/wordml/cid" mc:Ignorable="w16cid">
  <w16cid:commentId w16cid:paraId="5983B69D" w16cid:durableId="57DE8E1F"/>
  <w16cid:commentId w16cid:paraId="43ACD33C" w16cid:durableId="471BE721"/>
  <w16cid:commentId w16cid:paraId="2BCA35B3" w16cid:durableId="3D7DFC9C"/>
  <w16cid:commentId w16cid:paraId="2851C919" w16cid:durableId="0F5DAE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2CB" w:rsidP="00C453E7" w:rsidRDefault="000232CB" w14:paraId="7D78EE6B" w14:textId="77777777">
      <w:pPr>
        <w:spacing w:after="0" w:line="240" w:lineRule="auto"/>
      </w:pPr>
      <w:r>
        <w:separator/>
      </w:r>
    </w:p>
  </w:endnote>
  <w:endnote w:type="continuationSeparator" w:id="0">
    <w:p w:rsidR="000232CB" w:rsidP="00C453E7" w:rsidRDefault="000232CB" w14:paraId="23BFD5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2CB" w:rsidP="00C453E7" w:rsidRDefault="000232CB" w14:paraId="5F758B08" w14:textId="77777777">
      <w:pPr>
        <w:spacing w:after="0" w:line="240" w:lineRule="auto"/>
      </w:pPr>
      <w:r>
        <w:separator/>
      </w:r>
    </w:p>
  </w:footnote>
  <w:footnote w:type="continuationSeparator" w:id="0">
    <w:p w:rsidR="000232CB" w:rsidP="00C453E7" w:rsidRDefault="000232CB" w14:paraId="79645C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132012"/>
      <w:docPartObj>
        <w:docPartGallery w:val="Page Numbers (Top of Page)"/>
        <w:docPartUnique/>
      </w:docPartObj>
    </w:sdtPr>
    <w:sdtEndPr>
      <w:rPr>
        <w:noProof/>
      </w:rPr>
    </w:sdtEndPr>
    <w:sdtContent>
      <w:p w:rsidR="00C453E7" w:rsidRDefault="00C453E7" w14:paraId="27D45832" w14:textId="64D815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C453E7" w:rsidRDefault="00C453E7" w14:paraId="183BAC5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57AC2"/>
    <w:multiLevelType w:val="hybridMultilevel"/>
    <w:tmpl w:val="8BE656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625039788">
    <w:abstractNumId w:val="0"/>
  </w:num>
</w:numbering>
</file>

<file path=word/people.xml><?xml version="1.0" encoding="utf-8"?>
<w15:people xmlns:mc="http://schemas.openxmlformats.org/markup-compatibility/2006" xmlns:w15="http://schemas.microsoft.com/office/word/2012/wordml" mc:Ignorable="w15">
  <w15:person w15:author="KAREN SOFIA GIL AMAYA">
    <w15:presenceInfo w15:providerId="AD" w15:userId="S::ksgil@ucundinamarca.edu.co::31f8dc83-ae4e-4cc0-b1d2-67a99bf5290a"/>
  </w15:person>
  <w15:person w15:author="KAREN SOFIA GIL AMAYA">
    <w15:presenceInfo w15:providerId="AD" w15:userId="S::ksgil@ucundinamarca.edu.co::31f8dc83-ae4e-4cc0-b1d2-67a99bf5290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1F"/>
    <w:rsid w:val="000232CB"/>
    <w:rsid w:val="000C623E"/>
    <w:rsid w:val="003500C2"/>
    <w:rsid w:val="006A511F"/>
    <w:rsid w:val="00782288"/>
    <w:rsid w:val="008154A6"/>
    <w:rsid w:val="00C07A9D"/>
    <w:rsid w:val="00C453E7"/>
    <w:rsid w:val="11FCB735"/>
    <w:rsid w:val="18F25317"/>
    <w:rsid w:val="1CE74752"/>
    <w:rsid w:val="2D8F1B69"/>
    <w:rsid w:val="2DCBFDCB"/>
    <w:rsid w:val="4993A37F"/>
    <w:rsid w:val="55BC6F6B"/>
    <w:rsid w:val="649C2D12"/>
    <w:rsid w:val="6C5CC7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5032"/>
  <w15:chartTrackingRefBased/>
  <w15:docId w15:val="{ED9D2BDA-68FC-4E08-8719-B786F7E77B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A511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1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A51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A51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A51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A51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A51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A51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A51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A51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A511F"/>
    <w:rPr>
      <w:rFonts w:eastAsiaTheme="majorEastAsia" w:cstheme="majorBidi"/>
      <w:color w:val="272727" w:themeColor="text1" w:themeTint="D8"/>
    </w:rPr>
  </w:style>
  <w:style w:type="paragraph" w:styleId="Title">
    <w:name w:val="Title"/>
    <w:basedOn w:val="Normal"/>
    <w:next w:val="Normal"/>
    <w:link w:val="TitleChar"/>
    <w:uiPriority w:val="10"/>
    <w:qFormat/>
    <w:rsid w:val="006A511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A51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A511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A5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1F"/>
    <w:pPr>
      <w:spacing w:before="160"/>
      <w:jc w:val="center"/>
    </w:pPr>
    <w:rPr>
      <w:i/>
      <w:iCs/>
      <w:color w:val="404040" w:themeColor="text1" w:themeTint="BF"/>
    </w:rPr>
  </w:style>
  <w:style w:type="character" w:styleId="QuoteChar" w:customStyle="1">
    <w:name w:val="Quote Char"/>
    <w:basedOn w:val="DefaultParagraphFont"/>
    <w:link w:val="Quote"/>
    <w:uiPriority w:val="29"/>
    <w:rsid w:val="006A511F"/>
    <w:rPr>
      <w:i/>
      <w:iCs/>
      <w:color w:val="404040" w:themeColor="text1" w:themeTint="BF"/>
    </w:rPr>
  </w:style>
  <w:style w:type="paragraph" w:styleId="ListParagraph">
    <w:name w:val="List Paragraph"/>
    <w:basedOn w:val="Normal"/>
    <w:uiPriority w:val="34"/>
    <w:qFormat/>
    <w:rsid w:val="006A511F"/>
    <w:pPr>
      <w:ind w:left="720"/>
      <w:contextualSpacing/>
    </w:pPr>
  </w:style>
  <w:style w:type="character" w:styleId="IntenseEmphasis">
    <w:name w:val="Intense Emphasis"/>
    <w:basedOn w:val="DefaultParagraphFont"/>
    <w:uiPriority w:val="21"/>
    <w:qFormat/>
    <w:rsid w:val="006A511F"/>
    <w:rPr>
      <w:i/>
      <w:iCs/>
      <w:color w:val="0F4761" w:themeColor="accent1" w:themeShade="BF"/>
    </w:rPr>
  </w:style>
  <w:style w:type="paragraph" w:styleId="IntenseQuote">
    <w:name w:val="Intense Quote"/>
    <w:basedOn w:val="Normal"/>
    <w:next w:val="Normal"/>
    <w:link w:val="IntenseQuoteChar"/>
    <w:uiPriority w:val="30"/>
    <w:qFormat/>
    <w:rsid w:val="006A51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A511F"/>
    <w:rPr>
      <w:i/>
      <w:iCs/>
      <w:color w:val="0F4761" w:themeColor="accent1" w:themeShade="BF"/>
    </w:rPr>
  </w:style>
  <w:style w:type="character" w:styleId="IntenseReference">
    <w:name w:val="Intense Reference"/>
    <w:basedOn w:val="DefaultParagraphFont"/>
    <w:uiPriority w:val="32"/>
    <w:qFormat/>
    <w:rsid w:val="006A511F"/>
    <w:rPr>
      <w:b/>
      <w:bCs/>
      <w:smallCaps/>
      <w:color w:val="0F4761" w:themeColor="accent1" w:themeShade="BF"/>
      <w:spacing w:val="5"/>
    </w:rPr>
  </w:style>
  <w:style w:type="character" w:styleId="Hyperlink">
    <w:name w:val="Hyperlink"/>
    <w:basedOn w:val="DefaultParagraphFont"/>
    <w:uiPriority w:val="99"/>
    <w:unhideWhenUsed/>
    <w:rsid w:val="006A511F"/>
    <w:rPr>
      <w:color w:val="467886" w:themeColor="hyperlink"/>
      <w:u w:val="single"/>
    </w:rPr>
  </w:style>
  <w:style w:type="character" w:styleId="UnresolvedMention">
    <w:name w:val="Unresolved Mention"/>
    <w:basedOn w:val="DefaultParagraphFont"/>
    <w:uiPriority w:val="99"/>
    <w:semiHidden/>
    <w:unhideWhenUsed/>
    <w:rsid w:val="006A511F"/>
    <w:rPr>
      <w:color w:val="605E5C"/>
      <w:shd w:val="clear" w:color="auto" w:fill="E1DFDD"/>
    </w:rPr>
  </w:style>
  <w:style w:type="character" w:styleId="LineNumber">
    <w:name w:val="line number"/>
    <w:basedOn w:val="DefaultParagraphFont"/>
    <w:uiPriority w:val="99"/>
    <w:semiHidden/>
    <w:unhideWhenUsed/>
    <w:rsid w:val="00C453E7"/>
  </w:style>
  <w:style w:type="paragraph" w:styleId="Header">
    <w:name w:val="header"/>
    <w:basedOn w:val="Normal"/>
    <w:link w:val="HeaderChar"/>
    <w:uiPriority w:val="99"/>
    <w:unhideWhenUsed/>
    <w:rsid w:val="00C453E7"/>
    <w:pPr>
      <w:tabs>
        <w:tab w:val="center" w:pos="4419"/>
        <w:tab w:val="right" w:pos="8838"/>
      </w:tabs>
      <w:spacing w:after="0" w:line="240" w:lineRule="auto"/>
    </w:pPr>
  </w:style>
  <w:style w:type="character" w:styleId="HeaderChar" w:customStyle="1">
    <w:name w:val="Header Char"/>
    <w:basedOn w:val="DefaultParagraphFont"/>
    <w:link w:val="Header"/>
    <w:uiPriority w:val="99"/>
    <w:rsid w:val="00C453E7"/>
  </w:style>
  <w:style w:type="paragraph" w:styleId="Footer">
    <w:name w:val="footer"/>
    <w:basedOn w:val="Normal"/>
    <w:link w:val="FooterChar"/>
    <w:uiPriority w:val="99"/>
    <w:unhideWhenUsed/>
    <w:rsid w:val="00C453E7"/>
    <w:pPr>
      <w:tabs>
        <w:tab w:val="center" w:pos="4419"/>
        <w:tab w:val="right" w:pos="8838"/>
      </w:tabs>
      <w:spacing w:after="0" w:line="240" w:lineRule="auto"/>
    </w:pPr>
  </w:style>
  <w:style w:type="character" w:styleId="FooterChar" w:customStyle="1">
    <w:name w:val="Footer Char"/>
    <w:basedOn w:val="DefaultParagraphFont"/>
    <w:link w:val="Footer"/>
    <w:uiPriority w:val="99"/>
    <w:rsid w:val="00C45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oogle.com/search?q=https://www.researchgate.net/publication/21639311" TargetMode="External"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google.com/search?q=https://doi.org/10.1344/der.2024.45.12"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www.unesco.org/es/articles/informe-de-seguimiento-de-la-educacion-en-el-mundo-2023-tecnologia-en-la-educacion-una-herramienta" TargetMode="External" Id="rId10" /><Relationship Type="http://schemas.openxmlformats.org/officeDocument/2006/relationships/settings" Target="settings.xml" Id="rId4" /><Relationship Type="http://schemas.openxmlformats.org/officeDocument/2006/relationships/hyperlink" Target="https://www.un.org/sustainabledevelopment/es/" TargetMode="External" Id="rId9" /><Relationship Type="http://schemas.openxmlformats.org/officeDocument/2006/relationships/fontTable" Target="fontTable.xml" Id="rId14" /><Relationship Type="http://schemas.openxmlformats.org/officeDocument/2006/relationships/comments" Target="comments.xml" Id="R4645d4b505af40c0" /><Relationship Type="http://schemas.microsoft.com/office/2016/09/relationships/commentsIds" Target="commentsIds.xml" Id="R23dfd01b83d3433d" /><Relationship Type="http://schemas.microsoft.com/office/2011/relationships/commentsExtended" Target="commentsExtended.xml" Id="Ra01f055275cb4cab" /><Relationship Type="http://schemas.microsoft.com/office/2018/08/relationships/commentsExtensible" Target="commentsExtensible.xml" Id="Rf4a82e1229674f3a" /><Relationship Type="http://schemas.microsoft.com/office/2011/relationships/people" Target="people.xml" Id="Rd9c76b2d4567467e" /><Relationship Type="http://schemas.openxmlformats.org/officeDocument/2006/relationships/hyperlink" Target="https://www.ucundinamarca.edu.co/" TargetMode="External" Id="R6c53991d61764a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A3F18-A537-4F30-8C6D-EC53B7021F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MIGUEL MORENO GUTIERREZ</dc:creator>
  <keywords/>
  <dc:description/>
  <lastModifiedBy>KAREN SOFIA GIL AMAYA</lastModifiedBy>
  <revision>3</revision>
  <lastPrinted>2026-04-22T21:07:00.0000000Z</lastPrinted>
  <dcterms:created xsi:type="dcterms:W3CDTF">2026-04-22T20:42:00.0000000Z</dcterms:created>
  <dcterms:modified xsi:type="dcterms:W3CDTF">2026-05-13T15:30:18.0370630Z</dcterms:modified>
</coreProperties>
</file>