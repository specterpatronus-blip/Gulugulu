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863C9" w:rsidR="00FC10B3" w:rsidP="00003356" w:rsidRDefault="00FC10B3" w14:paraId="40C6CF6E" w14:textId="5B4DA9BA">
      <w:pPr>
        <w:spacing w:after="0"/>
        <w:ind w:right="9708"/>
        <w:rPr>
          <w:rFonts w:ascii="Arial" w:hAnsi="Arial" w:cs="Arial"/>
          <w:b/>
          <w:bCs/>
          <w:szCs w:val="22"/>
        </w:rPr>
      </w:pPr>
    </w:p>
    <w:p w:rsidRPr="005863C9" w:rsidR="00FC10B3" w:rsidP="005863C9" w:rsidRDefault="00112A14" w14:paraId="5657C72B" w14:textId="620F65CF">
      <w:pPr>
        <w:spacing w:after="155" w:line="480" w:lineRule="auto"/>
        <w:ind w:left="1259"/>
        <w:jc w:val="center"/>
        <w:rPr>
          <w:rFonts w:ascii="Arial" w:hAnsi="Arial" w:cs="Arial"/>
          <w:b/>
          <w:bCs/>
          <w:szCs w:val="22"/>
        </w:rPr>
      </w:pPr>
      <w:r w:rsidRPr="005863C9">
        <w:rPr>
          <w:rFonts w:ascii="Arial" w:hAnsi="Arial" w:eastAsia="Times New Roman" w:cs="Arial"/>
          <w:b/>
          <w:bCs/>
          <w:szCs w:val="22"/>
        </w:rPr>
        <w:t xml:space="preserve"> </w:t>
      </w:r>
      <w:r w:rsidRPr="005863C9">
        <w:rPr>
          <w:rFonts w:ascii="Arial" w:hAnsi="Arial" w:eastAsia="Times New Roman" w:cs="Arial"/>
          <w:b/>
          <w:bCs/>
        </w:rPr>
        <w:t xml:space="preserve"> </w:t>
      </w:r>
      <w:r w:rsidRPr="005863C9" w:rsidR="00554B60">
        <w:rPr>
          <w:rFonts w:ascii="Arial" w:hAnsi="Arial" w:eastAsia="Times New Roman" w:cs="Arial"/>
          <w:b/>
          <w:bCs/>
        </w:rPr>
        <w:t>Plataforma de búsqueda offline diseñada para niños de básica primaria de una escuela de Bosachoque</w:t>
      </w:r>
    </w:p>
    <w:p w:rsidRPr="00686C47" w:rsidR="00FC10B3" w:rsidP="00554B60" w:rsidRDefault="00112A14" w14:paraId="00809E2F" w14:textId="77777777">
      <w:pPr>
        <w:spacing w:after="155"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183E6844" w14:textId="3ECA28A7">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2D32AC41" w14:textId="77777777">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BA4607" w14:paraId="0C071242" w14:textId="3BD18E62">
      <w:pPr>
        <w:spacing w:after="157" w:line="480" w:lineRule="auto"/>
        <w:ind w:left="1204" w:hanging="10"/>
        <w:jc w:val="center"/>
        <w:rPr>
          <w:rFonts w:ascii="Arial" w:hAnsi="Arial" w:cs="Arial"/>
          <w:szCs w:val="22"/>
        </w:rPr>
      </w:pPr>
      <w:r w:rsidRPr="00686C47">
        <w:rPr>
          <w:rFonts w:ascii="Arial" w:hAnsi="Arial" w:eastAsia="Times New Roman" w:cs="Arial"/>
          <w:szCs w:val="22"/>
        </w:rPr>
        <w:t xml:space="preserve">Luis Miguel Moreno, Duban Santiago Tuso, Leydi Constanza Martinez </w:t>
      </w:r>
    </w:p>
    <w:p w:rsidRPr="00686C47" w:rsidR="00FC10B3" w:rsidP="00554B60" w:rsidRDefault="00112A14" w14:paraId="06541CE3" w14:textId="77777777">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63E4D8B3" w14:textId="77777777">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5D5A399F" w14:textId="77777777">
      <w:pPr>
        <w:spacing w:after="155"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6961667F" w14:textId="77777777">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BA4607" w14:paraId="58A5F8E4" w14:textId="432440D3">
      <w:pPr>
        <w:spacing w:after="157" w:line="480" w:lineRule="auto"/>
        <w:ind w:left="1204" w:right="5" w:hanging="10"/>
        <w:jc w:val="center"/>
        <w:rPr>
          <w:rFonts w:ascii="Arial" w:hAnsi="Arial" w:cs="Arial"/>
          <w:szCs w:val="22"/>
        </w:rPr>
      </w:pPr>
      <w:r w:rsidRPr="00686C47">
        <w:rPr>
          <w:rFonts w:ascii="Arial" w:hAnsi="Arial" w:eastAsia="Times New Roman" w:cs="Arial"/>
          <w:szCs w:val="22"/>
        </w:rPr>
        <w:t xml:space="preserve">Ingeniería de sistemas y computación 2020 </w:t>
      </w:r>
    </w:p>
    <w:p w:rsidR="005863C9" w:rsidP="00554B60" w:rsidRDefault="005863C9" w14:paraId="34F61357" w14:textId="77777777">
      <w:pPr>
        <w:spacing w:line="480" w:lineRule="auto"/>
        <w:ind w:left="1257"/>
        <w:jc w:val="center"/>
        <w:rPr>
          <w:rFonts w:ascii="Arial" w:hAnsi="Arial" w:eastAsia="Times New Roman" w:cs="Arial"/>
          <w:szCs w:val="22"/>
        </w:rPr>
      </w:pPr>
    </w:p>
    <w:p w:rsidRPr="00686C47" w:rsidR="00FC10B3" w:rsidP="00554B60" w:rsidRDefault="00112A14" w14:paraId="445EECB6" w14:textId="03C19822">
      <w:pPr>
        <w:spacing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112A14" w14:paraId="08ABD152" w14:textId="77777777">
      <w:pPr>
        <w:spacing w:after="155" w:line="480" w:lineRule="auto"/>
        <w:ind w:left="1257"/>
        <w:jc w:val="center"/>
        <w:rPr>
          <w:rFonts w:ascii="Arial" w:hAnsi="Arial" w:cs="Arial"/>
          <w:szCs w:val="22"/>
        </w:rPr>
      </w:pPr>
      <w:r w:rsidRPr="00686C47">
        <w:rPr>
          <w:rFonts w:ascii="Arial" w:hAnsi="Arial" w:eastAsia="Times New Roman" w:cs="Arial"/>
          <w:szCs w:val="22"/>
        </w:rPr>
        <w:t xml:space="preserve"> </w:t>
      </w:r>
    </w:p>
    <w:p w:rsidRPr="00686C47" w:rsidR="00FC10B3" w:rsidP="00554B60" w:rsidRDefault="00BA4607" w14:paraId="4289EA0A" w14:textId="3065A558">
      <w:pPr>
        <w:spacing w:after="157" w:line="480" w:lineRule="auto"/>
        <w:ind w:left="1204" w:right="8" w:hanging="10"/>
        <w:jc w:val="center"/>
        <w:rPr>
          <w:rFonts w:ascii="Arial" w:hAnsi="Arial" w:cs="Arial"/>
          <w:szCs w:val="22"/>
        </w:rPr>
      </w:pPr>
      <w:r w:rsidRPr="00686C47">
        <w:rPr>
          <w:rFonts w:ascii="Arial" w:hAnsi="Arial" w:eastAsia="Times New Roman" w:cs="Arial"/>
          <w:szCs w:val="22"/>
        </w:rPr>
        <w:t xml:space="preserve">Fusagasugá  </w:t>
      </w:r>
    </w:p>
    <w:p w:rsidRPr="00686C47" w:rsidR="00FC10B3" w:rsidP="00554B60" w:rsidRDefault="00112A14" w14:paraId="3FE464C3" w14:textId="77777777">
      <w:pPr>
        <w:spacing w:after="157" w:line="480" w:lineRule="auto"/>
        <w:ind w:left="1204" w:right="4" w:hanging="10"/>
        <w:jc w:val="center"/>
        <w:rPr>
          <w:rFonts w:ascii="Arial" w:hAnsi="Arial" w:cs="Arial"/>
          <w:szCs w:val="22"/>
        </w:rPr>
      </w:pPr>
      <w:r w:rsidRPr="00686C47">
        <w:rPr>
          <w:rFonts w:ascii="Arial" w:hAnsi="Arial" w:eastAsia="Times New Roman" w:cs="Arial"/>
          <w:szCs w:val="22"/>
        </w:rPr>
        <w:t xml:space="preserve">Universidad de Cundinamarca </w:t>
      </w:r>
    </w:p>
    <w:p w:rsidRPr="00686C47" w:rsidR="00FC10B3" w:rsidP="00554B60" w:rsidRDefault="00112A14" w14:paraId="37FA7298" w14:textId="77777777">
      <w:pPr>
        <w:spacing w:line="480" w:lineRule="auto"/>
        <w:jc w:val="right"/>
        <w:rPr>
          <w:rFonts w:ascii="Arial" w:hAnsi="Arial" w:cs="Arial"/>
          <w:szCs w:val="22"/>
        </w:rPr>
      </w:pPr>
      <w:r w:rsidRPr="00686C47">
        <w:rPr>
          <w:rFonts w:ascii="Arial" w:hAnsi="Arial" w:eastAsia="Times New Roman" w:cs="Arial"/>
          <w:szCs w:val="22"/>
        </w:rPr>
        <w:t xml:space="preserve">Campo de Aprendizaje Institucional: Ciencia, Tecnología e Innovación </w:t>
      </w:r>
    </w:p>
    <w:p w:rsidRPr="00686C47" w:rsidR="00FC10B3" w:rsidP="00554B60" w:rsidRDefault="00BA4607" w14:paraId="1E0AFE53" w14:textId="37E4FDFA">
      <w:pPr>
        <w:spacing w:after="157" w:line="480" w:lineRule="auto"/>
        <w:ind w:left="1204" w:right="4" w:hanging="10"/>
        <w:jc w:val="center"/>
        <w:rPr>
          <w:rFonts w:ascii="Arial" w:hAnsi="Arial" w:cs="Arial"/>
          <w:szCs w:val="22"/>
        </w:rPr>
      </w:pPr>
      <w:r w:rsidRPr="00686C47">
        <w:rPr>
          <w:rFonts w:ascii="Arial" w:hAnsi="Arial" w:eastAsia="Times New Roman" w:cs="Arial"/>
          <w:szCs w:val="22"/>
        </w:rPr>
        <w:t xml:space="preserve">Fusagasugá, Colombia </w:t>
      </w:r>
    </w:p>
    <w:p w:rsidRPr="00686C47" w:rsidR="00FC10B3" w:rsidP="00554B60" w:rsidRDefault="00BA4607" w14:paraId="2DB7E86D" w14:textId="2DA0762B">
      <w:pPr>
        <w:spacing w:after="157" w:line="480" w:lineRule="auto"/>
        <w:ind w:left="1204" w:right="6" w:hanging="10"/>
        <w:jc w:val="center"/>
        <w:rPr>
          <w:rFonts w:ascii="Arial" w:hAnsi="Arial" w:cs="Arial"/>
          <w:szCs w:val="22"/>
        </w:rPr>
      </w:pPr>
      <w:r w:rsidRPr="00686C47">
        <w:rPr>
          <w:rFonts w:ascii="Arial" w:hAnsi="Arial" w:eastAsia="Times New Roman" w:cs="Arial"/>
          <w:szCs w:val="22"/>
        </w:rPr>
        <w:t xml:space="preserve">2026 </w:t>
      </w:r>
    </w:p>
    <w:p w:rsidRPr="00686C47" w:rsidR="00FC10B3" w:rsidP="00554B60" w:rsidRDefault="00112A14" w14:paraId="035C5A38" w14:textId="77777777">
      <w:pPr>
        <w:spacing w:line="480" w:lineRule="auto"/>
        <w:rPr>
          <w:rFonts w:ascii="Arial" w:hAnsi="Arial" w:eastAsia="Times New Roman" w:cs="Arial"/>
          <w:szCs w:val="22"/>
        </w:rPr>
      </w:pPr>
      <w:r w:rsidRPr="00686C47">
        <w:rPr>
          <w:rFonts w:ascii="Arial" w:hAnsi="Arial" w:eastAsia="Times New Roman" w:cs="Arial"/>
          <w:szCs w:val="22"/>
        </w:rPr>
        <w:lastRenderedPageBreak/>
        <w:t xml:space="preserve"> </w:t>
      </w:r>
    </w:p>
    <w:p w:rsidRPr="00686C47" w:rsidR="00686C47" w:rsidRDefault="00686C47" w14:paraId="2DE0DEBA" w14:textId="77777777">
      <w:pPr>
        <w:rPr>
          <w:rFonts w:ascii="Arial" w:hAnsi="Arial" w:eastAsia="Times New Roman" w:cs="Arial"/>
          <w:szCs w:val="22"/>
        </w:rPr>
      </w:pPr>
    </w:p>
    <w:p w:rsidR="00282EFA" w:rsidRDefault="00282EFA" w14:paraId="28C75E5D" w14:textId="77777777">
      <w:pPr>
        <w:pStyle w:val="Ttulo1"/>
        <w:ind w:left="-5"/>
        <w:rPr>
          <w:rFonts w:ascii="Arial" w:hAnsi="Arial" w:cs="Arial"/>
          <w:sz w:val="22"/>
          <w:szCs w:val="22"/>
        </w:rPr>
      </w:pPr>
    </w:p>
    <w:p w:rsidRPr="00686C47" w:rsidR="00FC10B3" w:rsidP="00282EFA" w:rsidRDefault="00112A14" w14:paraId="08FDC7CD" w14:textId="0CA1730D">
      <w:pPr>
        <w:pStyle w:val="Ttulo1"/>
        <w:spacing w:line="480" w:lineRule="auto"/>
        <w:ind w:left="-5" w:firstLine="720"/>
        <w:jc w:val="both"/>
        <w:rPr>
          <w:rFonts w:ascii="Arial" w:hAnsi="Arial" w:cs="Arial"/>
          <w:sz w:val="22"/>
          <w:szCs w:val="22"/>
        </w:rPr>
      </w:pPr>
      <w:r w:rsidRPr="00686C47">
        <w:rPr>
          <w:rFonts w:ascii="Arial" w:hAnsi="Arial" w:cs="Arial"/>
          <w:sz w:val="22"/>
          <w:szCs w:val="22"/>
        </w:rPr>
        <w:t xml:space="preserve">Resumen </w:t>
      </w:r>
    </w:p>
    <w:p w:rsidRPr="00686C47" w:rsidR="00FC10B3" w:rsidP="00282EFA" w:rsidRDefault="00BA4607" w14:paraId="4F58E1B5" w14:textId="3AB52C6E">
      <w:pPr>
        <w:spacing w:after="155" w:line="480" w:lineRule="auto"/>
        <w:ind w:firstLine="720"/>
        <w:jc w:val="both"/>
        <w:rPr>
          <w:rFonts w:ascii="Arial" w:hAnsi="Arial" w:cs="Arial"/>
          <w:iCs/>
          <w:szCs w:val="22"/>
        </w:rPr>
      </w:pPr>
      <w:r w:rsidRPr="00686C47">
        <w:rPr>
          <w:rFonts w:ascii="Arial" w:hAnsi="Arial" w:eastAsia="Times New Roman" w:cs="Arial"/>
          <w:iCs/>
          <w:szCs w:val="22"/>
        </w:rPr>
        <w:t xml:space="preserve">El presente proyecto propone el desarrollo de un aplicativo educativo offline orientado a niños y docentes, diseñado para apoyar el proceso de enseñanza y aprendizaje dentro del aula. La solución surge ante la necesidad de contar con una herramienta tecnológica que funcione sin conexión a internet, permitiendo el acceso a contenidos académicos de manera organizada y segura. El sistema contempla dos actores principales: el docente, quien puede cargar, organizar y actualizar material educativo por temas, y el niño, quien puede acceder a la información, desarrollar actividades. A través de funcionalidades básicas como la gestión de contenidos y el registro de actividades, el aplicativo busca garantizar un entorno estructurado que facilite la búsqueda de información y el acompañamiento pedagógico. En conjunto, el proyecto integra tecnología y educación en una solución accesible, práctica y enfocada en mejorar la experiencia de aprendizaje en contextos escolares. </w:t>
      </w:r>
    </w:p>
    <w:p w:rsidRPr="00686C47" w:rsidR="00FC10B3" w:rsidP="00282EFA" w:rsidRDefault="00112A14" w14:paraId="1FD7C73B" w14:textId="77777777">
      <w:pPr>
        <w:pStyle w:val="Ttulo1"/>
        <w:spacing w:line="480" w:lineRule="auto"/>
        <w:ind w:left="-5" w:firstLine="720"/>
        <w:jc w:val="both"/>
        <w:rPr>
          <w:rFonts w:ascii="Arial" w:hAnsi="Arial" w:cs="Arial"/>
          <w:sz w:val="22"/>
          <w:szCs w:val="22"/>
        </w:rPr>
      </w:pPr>
      <w:commentRangeStart w:id="0"/>
      <w:r w:rsidRPr="00686C47">
        <w:rPr>
          <w:rFonts w:ascii="Arial" w:hAnsi="Arial" w:cs="Arial"/>
          <w:sz w:val="22"/>
          <w:szCs w:val="22"/>
        </w:rPr>
        <w:t xml:space="preserve">Palabras clave </w:t>
      </w:r>
      <w:commentRangeEnd w:id="0"/>
      <w:r w:rsidRPr="00686C47">
        <w:rPr>
          <w:rStyle w:val="Refdecomentario"/>
          <w:rFonts w:ascii="Arial" w:hAnsi="Arial" w:cs="Arial"/>
          <w:sz w:val="22"/>
          <w:szCs w:val="22"/>
        </w:rPr>
        <w:commentReference w:id="0"/>
      </w:r>
    </w:p>
    <w:p w:rsidRPr="00686C47" w:rsidR="00FC10B3" w:rsidP="10FA4DBF" w:rsidRDefault="00BA4607" w14:paraId="6C78F5F1" w14:textId="08C01B3F">
      <w:pPr>
        <w:pStyle w:val="Normal"/>
        <w:spacing w:after="155" w:line="480" w:lineRule="auto"/>
        <w:ind w:firstLine="720"/>
        <w:jc w:val="both"/>
        <w:rPr>
          <w:rFonts w:ascii="Arial" w:hAnsi="Arial" w:cs="Arial"/>
        </w:rPr>
      </w:pPr>
      <w:r w:rsidRPr="6F7EAC83" w:rsidR="00BA4607">
        <w:rPr>
          <w:rFonts w:ascii="Arial" w:hAnsi="Arial" w:eastAsia="Times New Roman" w:cs="Arial"/>
        </w:rPr>
        <w:t xml:space="preserve">Aplicativo educativo offline, </w:t>
      </w:r>
      <w:r w:rsidRPr="6F7EAC83" w:rsidR="00EF41A8">
        <w:rPr>
          <w:rFonts w:ascii="Arial" w:hAnsi="Arial" w:eastAsia="Times New Roman" w:cs="Arial"/>
        </w:rPr>
        <w:t>aprendizaje interactivo</w:t>
      </w:r>
      <w:r w:rsidRPr="6F7EAC83" w:rsidR="00EF41A8">
        <w:rPr>
          <w:rFonts w:ascii="Arial" w:hAnsi="Arial" w:eastAsia="Times New Roman" w:cs="Arial"/>
        </w:rPr>
        <w:t xml:space="preserve">, </w:t>
      </w:r>
      <w:ins w:author="KAREN SOFIA GIL AMAYA" w:date="2026-03-19T14:53:02.623Z" w16du:dateUtc="2026-03-19T14:53:02.623Z" w:id="1974087305">
        <w:r w:rsidRPr="6F7EAC83" w:rsidR="3CE80D5E">
          <w:rPr>
            <w:rFonts w:ascii="Arial" w:hAnsi="Arial" w:eastAsia="Times New Roman" w:cs="Arial"/>
          </w:rPr>
          <w:t xml:space="preserve">docentes y </w:t>
        </w:r>
        <w:r w:rsidRPr="6F7EAC83" w:rsidR="3CE80D5E">
          <w:rPr>
            <w:rFonts w:ascii="Arial" w:hAnsi="Arial" w:eastAsia="Times New Roman" w:cs="Arial"/>
          </w:rPr>
          <w:t xml:space="preserve">niños,  </w:t>
        </w:r>
      </w:ins>
      <w:r w:rsidRPr="6F7EAC83" w:rsidR="00BA4607">
        <w:rPr>
          <w:rFonts w:ascii="Arial" w:hAnsi="Arial" w:eastAsia="Times New Roman" w:cs="Arial"/>
        </w:rPr>
        <w:t>gestión</w:t>
      </w:r>
      <w:r w:rsidRPr="6F7EAC83" w:rsidR="00BA4607">
        <w:rPr>
          <w:rFonts w:ascii="Arial" w:hAnsi="Arial" w:eastAsia="Times New Roman" w:cs="Arial"/>
        </w:rPr>
        <w:t xml:space="preserve"> de contenidos</w:t>
      </w:r>
      <w:r w:rsidRPr="6F7EAC83" w:rsidR="00EF41A8">
        <w:rPr>
          <w:rFonts w:ascii="Arial" w:hAnsi="Arial" w:eastAsia="Times New Roman" w:cs="Arial"/>
        </w:rPr>
        <w:t>,</w:t>
      </w:r>
      <w:r w:rsidRPr="6F7EAC83" w:rsidR="00EF41A8">
        <w:rPr>
          <w:rFonts w:ascii="Arial" w:hAnsi="Arial" w:eastAsia="Times New Roman" w:cs="Arial"/>
        </w:rPr>
        <w:t xml:space="preserve"> </w:t>
      </w:r>
      <w:r w:rsidRPr="6F7EAC83" w:rsidR="00BA4607">
        <w:rPr>
          <w:rFonts w:ascii="Arial" w:hAnsi="Arial" w:eastAsia="Times New Roman" w:cs="Arial"/>
        </w:rPr>
        <w:t>docentes y niños</w:t>
      </w:r>
      <w:r w:rsidRPr="6F7EAC83" w:rsidR="00EF41A8">
        <w:rPr>
          <w:rFonts w:ascii="Arial" w:hAnsi="Arial" w:eastAsia="Times New Roman" w:cs="Arial"/>
        </w:rPr>
        <w:t xml:space="preserve">, </w:t>
      </w:r>
      <w:r w:rsidRPr="6F7EAC83" w:rsidR="00BA4607">
        <w:rPr>
          <w:rFonts w:ascii="Arial" w:hAnsi="Arial" w:eastAsia="Times New Roman" w:cs="Arial"/>
        </w:rPr>
        <w:t>seguimiento académico</w:t>
      </w:r>
      <w:r w:rsidRPr="6F7EAC83" w:rsidR="00EF41A8">
        <w:rPr>
          <w:rFonts w:ascii="Arial" w:hAnsi="Arial" w:eastAsia="Times New Roman" w:cs="Arial"/>
        </w:rPr>
        <w:t>.</w:t>
      </w:r>
    </w:p>
    <w:p w:rsidRPr="00686C47" w:rsidR="00686C47" w:rsidP="00282EFA" w:rsidRDefault="00112A14" w14:paraId="1AEB2F45" w14:textId="5DACAFB8">
      <w:pPr>
        <w:pStyle w:val="Ttulo1"/>
        <w:spacing w:line="480" w:lineRule="auto"/>
        <w:ind w:left="-5" w:firstLine="720"/>
        <w:jc w:val="both"/>
        <w:rPr>
          <w:rFonts w:ascii="Arial" w:hAnsi="Arial" w:cs="Arial"/>
          <w:sz w:val="22"/>
          <w:szCs w:val="22"/>
        </w:rPr>
      </w:pPr>
      <w:r w:rsidRPr="00686C47">
        <w:rPr>
          <w:rFonts w:ascii="Arial" w:hAnsi="Arial" w:cs="Arial"/>
          <w:sz w:val="22"/>
          <w:szCs w:val="22"/>
        </w:rPr>
        <w:t xml:space="preserve">Introducción </w:t>
      </w:r>
    </w:p>
    <w:p w:rsidRPr="00686C47" w:rsidR="00686C47" w:rsidP="00282EFA" w:rsidRDefault="00686C47" w14:paraId="263524A7" w14:textId="77777777">
      <w:pPr>
        <w:spacing w:line="480" w:lineRule="auto"/>
        <w:ind w:firstLine="720"/>
        <w:jc w:val="both"/>
        <w:rPr>
          <w:rFonts w:ascii="Arial" w:hAnsi="Arial" w:cs="Arial"/>
          <w:szCs w:val="22"/>
        </w:rPr>
      </w:pPr>
      <w:r w:rsidRPr="00686C47">
        <w:rPr>
          <w:rFonts w:ascii="Arial" w:hAnsi="Arial" w:cs="Arial"/>
          <w:szCs w:val="22"/>
        </w:rPr>
        <w:t xml:space="preserve">En el municipio de Fusagasugá, la brecha digital en sectores rurales como Bosachoque y Quebrajacho ha sido abordada mediante modelos de redes </w:t>
      </w:r>
      <w:r w:rsidRPr="00686C47">
        <w:rPr>
          <w:rFonts w:ascii="Arial" w:hAnsi="Arial" w:cs="Arial"/>
          <w:szCs w:val="22"/>
        </w:rPr>
        <w:lastRenderedPageBreak/>
        <w:t>comunitarias e intervenciones estatales. Según la Universidad de Cundinamarca (2021), proyectos como San Pablo Libre han permitido que sedes educativas rurales no solo cuenten con acceso a internet, sino que funcionen como nodos de distribución para la comunidad, utilizando tecnologías de bajo costo como el radioenlace.</w:t>
      </w:r>
    </w:p>
    <w:p w:rsidRPr="00686C47" w:rsidR="00686C47" w:rsidP="00282EFA" w:rsidRDefault="00686C47" w14:paraId="5FCBF208" w14:textId="77777777">
      <w:pPr>
        <w:spacing w:line="480" w:lineRule="auto"/>
        <w:ind w:firstLine="720"/>
        <w:jc w:val="both"/>
        <w:rPr>
          <w:rFonts w:ascii="Arial" w:hAnsi="Arial" w:cs="Arial"/>
          <w:szCs w:val="22"/>
        </w:rPr>
      </w:pPr>
      <w:r w:rsidRPr="00686C47">
        <w:rPr>
          <w:rFonts w:ascii="Arial" w:hAnsi="Arial" w:cs="Arial"/>
          <w:szCs w:val="22"/>
        </w:rPr>
        <w:t>Por otro lado, instituciones como la I.E.M. Manuel Humberto Cárdenas Vélez han integrado infraestructura robusta en sus sedes principales para soportar programas técnicos (Secretaría de Educación de Fusagasugá, s.f.). No obstante, persiste una disparidad en las sedes periféricas de veredas como Quebrajacho, donde la topografía dificulta la estabilidad de la señal (Vásquez Gómez et al., 2022).</w:t>
      </w:r>
    </w:p>
    <w:p w:rsidRPr="00686C47" w:rsidR="00686C47" w:rsidP="00282EFA" w:rsidRDefault="00686C47" w14:paraId="35277DFA" w14:textId="6065DA8D">
      <w:pPr>
        <w:spacing w:line="480" w:lineRule="auto"/>
        <w:ind w:firstLine="720"/>
        <w:jc w:val="both"/>
        <w:rPr>
          <w:rFonts w:ascii="Arial" w:hAnsi="Arial" w:cs="Arial"/>
          <w:szCs w:val="22"/>
        </w:rPr>
      </w:pPr>
      <w:r w:rsidRPr="00686C47">
        <w:rPr>
          <w:rFonts w:ascii="Arial" w:hAnsi="Arial" w:cs="Arial"/>
          <w:szCs w:val="22"/>
        </w:rPr>
        <w:t>En contraste con las limitaciones de los operadores tradicionales, soluciones satelitales y programas nacionales como "Escuelas PotencIA Digital" del Ministerio de Tecnologías de la Información y las Comunicaciones [MinTIC] (2024) buscan mitigar la intermitencia en estas zonas para finales de 2025 y 2026.</w:t>
      </w:r>
    </w:p>
    <w:p w:rsidRPr="00686C47" w:rsidR="00686C47" w:rsidP="00282EFA" w:rsidRDefault="00686C47" w14:paraId="3285589C" w14:textId="7AD76AC2">
      <w:pPr>
        <w:spacing w:line="480" w:lineRule="auto"/>
        <w:ind w:firstLine="720"/>
        <w:jc w:val="both"/>
        <w:rPr>
          <w:rFonts w:ascii="Arial" w:hAnsi="Arial" w:cs="Arial"/>
          <w:szCs w:val="22"/>
        </w:rPr>
      </w:pPr>
      <w:r w:rsidRPr="00686C47">
        <w:rPr>
          <w:rFonts w:ascii="Arial" w:hAnsi="Arial" w:cs="Arial"/>
          <w:szCs w:val="22"/>
        </w:rPr>
        <w:t>El proyecto se relaciona con los Objetivos de Desarrollo Sostenible (ODS), establecidos por la Organización de las Naciones Unidas (ONU), los cuales constituyen una agenda global para garantizar el desarrollo sostenible al año 2030. En particular, se vincula con el ODS 4: Educación de Calidad, que busca garantizar una educación inclusiva, equitativa y de calidad, así como promover oportunidades de aprendizaje durante toda la vida para todos (ONU, 2015). Asimismo, aporta al ODS 9: Industria, Innovación e Infraestructura, al fomentar el desarrollo de soluciones tecnológicas adaptadas a contextos con limitaciones de conectividad.</w:t>
      </w:r>
    </w:p>
    <w:p w:rsidRPr="00686C47" w:rsidR="00EF41A8" w:rsidP="00282EFA" w:rsidRDefault="00EF41A8" w14:paraId="20BD4CDD" w14:textId="77777777">
      <w:pPr>
        <w:spacing w:line="480" w:lineRule="auto"/>
        <w:ind w:firstLine="720"/>
        <w:jc w:val="both"/>
        <w:rPr>
          <w:rFonts w:ascii="Arial" w:hAnsi="Arial" w:cs="Arial"/>
          <w:szCs w:val="22"/>
        </w:rPr>
      </w:pPr>
    </w:p>
    <w:p w:rsidRPr="00686C47" w:rsidR="00EF41A8" w:rsidP="00282EFA" w:rsidRDefault="00EF41A8" w14:paraId="15BA066F" w14:textId="77777777">
      <w:pPr>
        <w:spacing w:line="480" w:lineRule="auto"/>
        <w:ind w:firstLine="720"/>
        <w:jc w:val="both"/>
        <w:rPr>
          <w:rFonts w:ascii="Arial" w:hAnsi="Arial" w:cs="Arial"/>
          <w:szCs w:val="22"/>
        </w:rPr>
      </w:pPr>
    </w:p>
    <w:p w:rsidRPr="00686C47" w:rsidR="00EF41A8" w:rsidP="00282EFA" w:rsidRDefault="00EF41A8" w14:paraId="2EF9A0A1" w14:textId="77777777">
      <w:pPr>
        <w:spacing w:line="480" w:lineRule="auto"/>
        <w:ind w:firstLine="720"/>
        <w:jc w:val="both"/>
        <w:rPr>
          <w:rFonts w:ascii="Arial" w:hAnsi="Arial" w:cs="Arial"/>
          <w:szCs w:val="22"/>
        </w:rPr>
      </w:pPr>
    </w:p>
    <w:p w:rsidRPr="00686C47" w:rsidR="00FC10B3" w:rsidP="00282EFA" w:rsidRDefault="00112A14" w14:paraId="216D6B9F" w14:textId="51756590">
      <w:pPr>
        <w:pStyle w:val="Ttulo1"/>
        <w:spacing w:line="480" w:lineRule="auto"/>
        <w:ind w:left="-5" w:firstLine="720"/>
        <w:jc w:val="both"/>
        <w:rPr>
          <w:rFonts w:ascii="Arial" w:hAnsi="Arial" w:cs="Arial"/>
          <w:sz w:val="22"/>
          <w:szCs w:val="22"/>
        </w:rPr>
      </w:pPr>
      <w:commentRangeStart w:id="1"/>
      <w:r w:rsidRPr="00686C47">
        <w:rPr>
          <w:rFonts w:ascii="Arial" w:hAnsi="Arial" w:cs="Arial"/>
          <w:sz w:val="22"/>
          <w:szCs w:val="22"/>
        </w:rPr>
        <w:t xml:space="preserve">Planteamiento del Problema </w:t>
      </w:r>
      <w:commentRangeEnd w:id="1"/>
      <w:r w:rsidRPr="00686C47">
        <w:rPr>
          <w:rStyle w:val="Refdecomentario"/>
          <w:rFonts w:ascii="Arial" w:hAnsi="Arial" w:cs="Arial"/>
          <w:sz w:val="22"/>
          <w:szCs w:val="22"/>
        </w:rPr>
        <w:commentReference w:id="1"/>
      </w:r>
    </w:p>
    <w:p w:rsidRPr="00554B60" w:rsidR="00554B60" w:rsidP="00554B60" w:rsidRDefault="00554B60" w14:paraId="35E4D529" w14:textId="77777777">
      <w:pPr>
        <w:spacing w:after="155" w:line="480" w:lineRule="auto"/>
        <w:ind w:firstLine="720"/>
        <w:jc w:val="both"/>
        <w:rPr>
          <w:rFonts w:ascii="Arial" w:hAnsi="Arial" w:eastAsia="Times New Roman" w:cs="Arial"/>
          <w:szCs w:val="22"/>
        </w:rPr>
      </w:pPr>
      <w:r w:rsidRPr="00554B60">
        <w:rPr>
          <w:rFonts w:ascii="Arial" w:hAnsi="Arial" w:eastAsia="Times New Roman" w:cs="Arial"/>
          <w:szCs w:val="22"/>
        </w:rPr>
        <w:t>En diversos entornos escolares de Colombia, especialmente en zonas rurales, persisten grandes dificultades para integrar herramientas tecnológicas en el aula debido a la deficiente infraestructura de telecomunicaciones. A nivel nacional, datos de la encuesta de Educación Formal del DANE (2023) revelan que aproximadamente el 40% de las sedes educativas en el país no disponen de conexión a internet. Esta brecha digital se agudiza drásticamente en el sector rural, donde informes recientes advierten que 8 de cada 10 colegios rurales carecen de acceso a la red, limitando las oportunidades de aprendizaje basado en TIC.</w:t>
      </w:r>
    </w:p>
    <w:p w:rsidRPr="00554B60" w:rsidR="00554B60" w:rsidP="00554B60" w:rsidRDefault="00554B60" w14:paraId="26D2601C" w14:textId="77777777">
      <w:pPr>
        <w:spacing w:after="155" w:line="480" w:lineRule="auto"/>
        <w:ind w:firstLine="720"/>
        <w:jc w:val="both"/>
        <w:rPr>
          <w:rFonts w:ascii="Arial" w:hAnsi="Arial" w:eastAsia="Times New Roman" w:cs="Arial"/>
          <w:szCs w:val="22"/>
        </w:rPr>
      </w:pPr>
      <w:r w:rsidRPr="00554B60">
        <w:rPr>
          <w:rFonts w:ascii="Arial" w:hAnsi="Arial" w:eastAsia="Times New Roman" w:cs="Arial"/>
          <w:szCs w:val="22"/>
        </w:rPr>
        <w:t>En el caso específico del departamento de Cundinamarca, aunque se han hecho esfuerzos gubernamentales por aumentar la cobertura tecnológica, las sedes rurales siguen presentando una brecha significativa frente a las urbanas en cuanto a disponibilidad y estabilidad del servicio de internet. En escuelas de zonas apartadas como Bosachoque, la intermitencia o ausencia total de la red, sumada a la poca organización de los recursos digitales a nivel local, representa una barrera directa para la educación.</w:t>
      </w:r>
    </w:p>
    <w:p w:rsidRPr="00686C47" w:rsidR="00282EFA" w:rsidP="10FA4DBF" w:rsidRDefault="00554B60" w14:paraId="6929CEB3" w14:textId="6C866283">
      <w:pPr>
        <w:spacing w:after="155" w:line="480" w:lineRule="auto"/>
        <w:ind w:firstLine="720"/>
        <w:jc w:val="both"/>
        <w:rPr>
          <w:ins w:author="KAREN SOFIA GIL AMAYA" w:date="2026-03-19T14:58:28.337Z" w16du:dateUtc="2026-03-19T14:58:28.337Z" w:id="171519142"/>
          <w:rFonts w:ascii="Arial" w:hAnsi="Arial" w:eastAsia="Times New Roman" w:cs="Arial"/>
        </w:rPr>
      </w:pPr>
      <w:r w:rsidRPr="10FA4DBF" w:rsidR="00554B60">
        <w:rPr>
          <w:rFonts w:ascii="Arial" w:hAnsi="Arial" w:eastAsia="Times New Roman" w:cs="Arial"/>
        </w:rPr>
        <w:t xml:space="preserve">Esta situación limita severamente el acceso a contenidos académicos actualizados, frena la innovación en el aula y dificulta el seguimiento continuo de las actividades de los estudiantes. Por ello, surge la necesidad de desarrollar un aplicativo educativo </w:t>
      </w:r>
      <w:r w:rsidRPr="10FA4DBF" w:rsidR="00554B60">
        <w:rPr>
          <w:rFonts w:ascii="Arial" w:hAnsi="Arial" w:eastAsia="Times New Roman" w:cs="Arial"/>
          <w:i w:val="1"/>
          <w:iCs w:val="1"/>
        </w:rPr>
        <w:t>offline</w:t>
      </w:r>
      <w:r w:rsidRPr="10FA4DBF" w:rsidR="00554B60">
        <w:rPr>
          <w:rFonts w:ascii="Arial" w:hAnsi="Arial" w:eastAsia="Times New Roman" w:cs="Arial"/>
        </w:rPr>
        <w:t xml:space="preserve"> que permita a los docentes gestionar material y a los </w:t>
      </w:r>
      <w:r w:rsidRPr="10FA4DBF" w:rsidR="00554B60">
        <w:rPr>
          <w:rFonts w:ascii="Arial" w:hAnsi="Arial" w:eastAsia="Times New Roman" w:cs="Arial"/>
        </w:rPr>
        <w:t>estudiantes registrar actividades e interactuar con el conocimiento sin depender de conectividad externa. De esta manera, se busca mitigar el impacto de la brecha digital local, apoyando el proceso de enseñanza y aprendizaje a través de una solución tecnológica adaptada a su realidad infraestructural.</w:t>
      </w:r>
    </w:p>
    <w:p w:rsidR="79B1A3DB" w:rsidP="10FA4DBF" w:rsidRDefault="79B1A3DB" w14:paraId="6E8FD59F" w14:textId="04CB1B35">
      <w:pPr>
        <w:pStyle w:val="Normal"/>
        <w:spacing w:after="155" w:line="480" w:lineRule="auto"/>
        <w:ind w:firstLine="720"/>
        <w:jc w:val="both"/>
        <w:rPr>
          <w:rFonts w:ascii="Arial" w:hAnsi="Arial" w:eastAsia="Times New Roman" w:cs="Arial"/>
        </w:rPr>
      </w:pPr>
      <w:ins w:author="KAREN SOFIA GIL AMAYA" w:date="2026-03-19T14:58:45.109Z" w16du:dateUtc="2026-03-19T14:58:45.109Z" w:id="1292358544">
        <w:r w:rsidRPr="10FA4DBF" w:rsidR="79B1A3DB">
          <w:rPr>
            <w:rFonts w:ascii="Arial" w:hAnsi="Arial" w:eastAsia="Times New Roman" w:cs="Arial"/>
          </w:rPr>
          <w:t>PREGUNTA DE INVESTIGACION</w:t>
        </w:r>
      </w:ins>
    </w:p>
    <w:p w:rsidRPr="00686C47" w:rsidR="00FC10B3" w:rsidP="00282EFA" w:rsidRDefault="00112A14" w14:paraId="665E45BB" w14:textId="77777777">
      <w:pPr>
        <w:spacing w:after="158" w:line="480" w:lineRule="auto"/>
        <w:ind w:left="-5" w:firstLine="720"/>
        <w:jc w:val="both"/>
        <w:rPr>
          <w:rFonts w:ascii="Arial" w:hAnsi="Arial" w:cs="Arial"/>
          <w:szCs w:val="22"/>
        </w:rPr>
      </w:pPr>
      <w:r w:rsidRPr="00686C47">
        <w:rPr>
          <w:rFonts w:ascii="Arial" w:hAnsi="Arial" w:eastAsia="Times New Roman" w:cs="Arial"/>
          <w:b/>
          <w:szCs w:val="22"/>
        </w:rPr>
        <w:t xml:space="preserve">Objetivos </w:t>
      </w:r>
    </w:p>
    <w:p w:rsidRPr="00686C47" w:rsidR="00FC10B3" w:rsidP="00282EFA" w:rsidRDefault="00112A14" w14:paraId="49A60048" w14:textId="77777777">
      <w:pPr>
        <w:pStyle w:val="Ttulo1"/>
        <w:spacing w:line="480" w:lineRule="auto"/>
        <w:ind w:left="-5" w:firstLine="720"/>
        <w:jc w:val="both"/>
        <w:rPr>
          <w:rFonts w:ascii="Arial" w:hAnsi="Arial" w:cs="Arial"/>
          <w:sz w:val="22"/>
          <w:szCs w:val="22"/>
        </w:rPr>
      </w:pPr>
      <w:r w:rsidRPr="00686C47">
        <w:rPr>
          <w:rFonts w:ascii="Arial" w:hAnsi="Arial" w:cs="Arial"/>
          <w:sz w:val="22"/>
          <w:szCs w:val="22"/>
        </w:rPr>
        <w:t xml:space="preserve">Objetivo general </w:t>
      </w:r>
    </w:p>
    <w:p w:rsidRPr="00686C47" w:rsidR="00282EFA" w:rsidP="00282EFA" w:rsidRDefault="00686C47" w14:paraId="6B5E32CB" w14:textId="7D66E1D6">
      <w:pPr>
        <w:spacing w:after="158" w:line="480" w:lineRule="auto"/>
        <w:ind w:left="-5" w:firstLine="720"/>
        <w:jc w:val="both"/>
        <w:rPr>
          <w:rFonts w:ascii="Arial" w:hAnsi="Arial" w:cs="Arial"/>
          <w:szCs w:val="22"/>
        </w:rPr>
      </w:pPr>
      <w:r w:rsidRPr="00686C47">
        <w:rPr>
          <w:rFonts w:ascii="Arial" w:hAnsi="Arial" w:cs="Arial"/>
          <w:szCs w:val="22"/>
        </w:rPr>
        <w:t>Diseñar un buscador educativo offline que permita a los estudiantes de básica primaria de la escuela rural de Bosachoque consultar información almacenada localmente, con el fin de apoyar su proceso académico.</w:t>
      </w:r>
    </w:p>
    <w:p w:rsidRPr="00686C47" w:rsidR="00FC10B3" w:rsidP="10FA4DBF" w:rsidRDefault="00112A14" w14:paraId="588A65B3" w14:textId="154692F1">
      <w:pPr>
        <w:spacing w:after="158" w:line="480" w:lineRule="auto"/>
        <w:ind w:left="-5" w:firstLine="720"/>
        <w:jc w:val="both"/>
        <w:rPr>
          <w:rFonts w:ascii="Arial" w:hAnsi="Arial" w:cs="Arial"/>
        </w:rPr>
      </w:pPr>
      <w:commentRangeStart w:id="1078510059"/>
      <w:r w:rsidRPr="10FA4DBF" w:rsidR="00112A14">
        <w:rPr>
          <w:rFonts w:ascii="Arial" w:hAnsi="Arial" w:eastAsia="Times New Roman" w:cs="Arial"/>
          <w:b w:val="1"/>
          <w:bCs w:val="1"/>
        </w:rPr>
        <w:t xml:space="preserve">Objetivos específicos </w:t>
      </w:r>
      <w:commentRangeEnd w:id="1078510059"/>
      <w:r>
        <w:rPr>
          <w:rStyle w:val="CommentReference"/>
        </w:rPr>
        <w:commentReference w:id="1078510059"/>
      </w:r>
    </w:p>
    <w:p w:rsidRPr="00686C47" w:rsidR="00686C47" w:rsidP="00282EFA" w:rsidRDefault="00686C47" w14:paraId="65C6E325" w14:textId="06276BA2">
      <w:pPr>
        <w:pStyle w:val="Prrafodelista"/>
        <w:numPr>
          <w:ilvl w:val="0"/>
          <w:numId w:val="4"/>
        </w:numPr>
        <w:spacing w:line="480" w:lineRule="auto"/>
        <w:ind w:firstLine="720"/>
        <w:jc w:val="both"/>
        <w:rPr>
          <w:rFonts w:ascii="Arial" w:hAnsi="Arial" w:cs="Arial"/>
          <w:sz w:val="22"/>
          <w:szCs w:val="22"/>
        </w:rPr>
      </w:pPr>
      <w:r w:rsidRPr="10FA4DBF" w:rsidR="00686C47">
        <w:rPr>
          <w:rFonts w:ascii="Arial" w:hAnsi="Arial" w:cs="Arial"/>
          <w:sz w:val="22"/>
          <w:szCs w:val="22"/>
        </w:rPr>
        <w:t>Estructurar un repositorio local de contenidos educativos organizados para facilitar la búsqueda de información.</w:t>
      </w:r>
      <w:commentRangeStart w:id="858800090"/>
    </w:p>
    <w:p w:rsidRPr="00686C47" w:rsidR="00686C47" w:rsidP="00282EFA" w:rsidRDefault="00686C47" w14:paraId="4BB3B797" w14:textId="4FEB04E3">
      <w:pPr>
        <w:pStyle w:val="Prrafodelista"/>
        <w:numPr>
          <w:ilvl w:val="0"/>
          <w:numId w:val="4"/>
        </w:numPr>
        <w:spacing w:line="480" w:lineRule="auto"/>
        <w:ind w:firstLine="720"/>
        <w:jc w:val="both"/>
        <w:rPr>
          <w:rFonts w:ascii="Arial" w:hAnsi="Arial" w:cs="Arial"/>
          <w:sz w:val="22"/>
          <w:szCs w:val="22"/>
        </w:rPr>
      </w:pPr>
      <w:r w:rsidRPr="10FA4DBF" w:rsidR="00686C47">
        <w:rPr>
          <w:rFonts w:ascii="Arial" w:hAnsi="Arial" w:cs="Arial"/>
          <w:sz w:val="22"/>
          <w:szCs w:val="22"/>
        </w:rPr>
        <w:t>Diseñar</w:t>
      </w:r>
      <w:commentRangeEnd w:id="858800090"/>
      <w:r>
        <w:rPr>
          <w:rStyle w:val="CommentReference"/>
        </w:rPr>
        <w:commentReference w:id="858800090"/>
      </w:r>
      <w:r w:rsidRPr="10FA4DBF" w:rsidR="00686C47">
        <w:rPr>
          <w:rFonts w:ascii="Arial" w:hAnsi="Arial" w:cs="Arial"/>
          <w:sz w:val="22"/>
          <w:szCs w:val="22"/>
        </w:rPr>
        <w:t xml:space="preserve"> una interfaz gráfica amigable, visual y adaptada a estudiantes de básica primaria.</w:t>
      </w:r>
    </w:p>
    <w:p w:rsidRPr="00686C47" w:rsidR="00686C47" w:rsidP="00282EFA" w:rsidRDefault="00686C47" w14:paraId="61E6A4A3" w14:textId="03903FC4">
      <w:pPr>
        <w:pStyle w:val="Prrafodelista"/>
        <w:numPr>
          <w:ilvl w:val="0"/>
          <w:numId w:val="4"/>
        </w:numPr>
        <w:spacing w:line="480" w:lineRule="auto"/>
        <w:ind w:firstLine="720"/>
        <w:jc w:val="both"/>
        <w:rPr>
          <w:rFonts w:ascii="Arial" w:hAnsi="Arial" w:cs="Arial"/>
          <w:sz w:val="22"/>
          <w:szCs w:val="22"/>
        </w:rPr>
      </w:pPr>
      <w:r w:rsidRPr="00686C47">
        <w:rPr>
          <w:rFonts w:ascii="Arial" w:hAnsi="Arial" w:cs="Arial"/>
          <w:sz w:val="22"/>
          <w:szCs w:val="22"/>
        </w:rPr>
        <w:t>Integrar módulos interactivos que permitan reforzar los conocimientos adquiridos por los estudiantes.</w:t>
      </w:r>
    </w:p>
    <w:p w:rsidR="00686C47" w:rsidP="00282EFA" w:rsidRDefault="00686C47" w14:paraId="5553A3D2" w14:textId="0D4BCFFB">
      <w:pPr>
        <w:pStyle w:val="Prrafodelista"/>
        <w:numPr>
          <w:ilvl w:val="0"/>
          <w:numId w:val="4"/>
        </w:numPr>
        <w:spacing w:line="480" w:lineRule="auto"/>
        <w:ind w:firstLine="720"/>
        <w:jc w:val="both"/>
        <w:rPr>
          <w:rFonts w:ascii="Arial" w:hAnsi="Arial" w:cs="Arial"/>
          <w:sz w:val="22"/>
          <w:szCs w:val="22"/>
        </w:rPr>
      </w:pPr>
      <w:commentRangeStart w:id="2033877347"/>
      <w:r w:rsidRPr="10FA4DBF" w:rsidR="00686C47">
        <w:rPr>
          <w:rFonts w:ascii="Arial" w:hAnsi="Arial" w:cs="Arial"/>
          <w:sz w:val="22"/>
          <w:szCs w:val="22"/>
        </w:rPr>
        <w:t xml:space="preserve">Evaluar </w:t>
      </w:r>
      <w:commentRangeEnd w:id="2033877347"/>
      <w:r>
        <w:rPr>
          <w:rStyle w:val="CommentReference"/>
        </w:rPr>
        <w:commentReference w:id="2033877347"/>
      </w:r>
      <w:r w:rsidRPr="10FA4DBF" w:rsidR="00686C47">
        <w:rPr>
          <w:rFonts w:ascii="Arial" w:hAnsi="Arial" w:cs="Arial"/>
          <w:sz w:val="22"/>
          <w:szCs w:val="22"/>
        </w:rPr>
        <w:t xml:space="preserve">la usabilidad del sistema en estudiantes de básica primaria de la escuela de </w:t>
      </w:r>
      <w:r w:rsidRPr="10FA4DBF" w:rsidR="00686C47">
        <w:rPr>
          <w:rFonts w:ascii="Arial" w:hAnsi="Arial" w:cs="Arial"/>
          <w:sz w:val="22"/>
          <w:szCs w:val="22"/>
        </w:rPr>
        <w:t>Bosachoque</w:t>
      </w:r>
      <w:r w:rsidRPr="10FA4DBF" w:rsidR="00686C47">
        <w:rPr>
          <w:rFonts w:ascii="Arial" w:hAnsi="Arial" w:cs="Arial"/>
          <w:sz w:val="22"/>
          <w:szCs w:val="22"/>
        </w:rPr>
        <w:t>.</w:t>
      </w:r>
    </w:p>
    <w:p w:rsidR="00282EFA" w:rsidP="10FA4DBF" w:rsidRDefault="00282EFA" w14:paraId="507CFB59" w14:textId="39BE7638">
      <w:pPr>
        <w:spacing w:line="480" w:lineRule="auto"/>
        <w:ind w:firstLine="720"/>
        <w:jc w:val="both"/>
        <w:rPr>
          <w:rFonts w:ascii="Arial" w:hAnsi="Arial" w:cs="Arial"/>
        </w:rPr>
      </w:pPr>
      <w:ins w:author="KAREN SOFIA GIL AMAYA" w:date="2026-03-19T14:57:20.123Z" w16du:dateUtc="2026-03-19T14:57:20.123Z" w:id="876015031">
        <w:r w:rsidRPr="10FA4DBF" w:rsidR="4A229DAE">
          <w:rPr>
            <w:rFonts w:ascii="Arial" w:hAnsi="Arial" w:cs="Arial"/>
          </w:rPr>
          <w:t>ESPACIO MUERTO</w:t>
        </w:r>
      </w:ins>
    </w:p>
    <w:p w:rsidRPr="00282EFA" w:rsidR="00554B60" w:rsidP="00282EFA" w:rsidRDefault="00554B60" w14:paraId="53817DD7" w14:textId="77777777">
      <w:pPr>
        <w:spacing w:line="480" w:lineRule="auto"/>
        <w:ind w:firstLine="720"/>
        <w:jc w:val="both"/>
        <w:rPr>
          <w:rFonts w:ascii="Arial" w:hAnsi="Arial" w:cs="Arial"/>
          <w:szCs w:val="22"/>
        </w:rPr>
      </w:pPr>
    </w:p>
    <w:p w:rsidRPr="00686C47" w:rsidR="00686C47" w:rsidP="00282EFA" w:rsidRDefault="00112A14" w14:paraId="7F44C3D7" w14:textId="0C1A0F9C">
      <w:pPr>
        <w:pStyle w:val="Ttulo1"/>
        <w:spacing w:line="480" w:lineRule="auto"/>
        <w:ind w:left="-5" w:firstLine="720"/>
        <w:jc w:val="both"/>
        <w:rPr>
          <w:rFonts w:ascii="Arial" w:hAnsi="Arial" w:cs="Arial"/>
          <w:sz w:val="22"/>
          <w:szCs w:val="22"/>
        </w:rPr>
      </w:pPr>
      <w:r w:rsidRPr="00686C47">
        <w:rPr>
          <w:rFonts w:ascii="Arial" w:hAnsi="Arial" w:cs="Arial"/>
          <w:sz w:val="22"/>
          <w:szCs w:val="22"/>
        </w:rPr>
        <w:lastRenderedPageBreak/>
        <w:t xml:space="preserve">Justificación </w:t>
      </w:r>
    </w:p>
    <w:p w:rsidRPr="00686C47" w:rsidR="00686C47" w:rsidP="00282EFA" w:rsidRDefault="00686C47" w14:paraId="19778AF2" w14:textId="07B45211">
      <w:pPr>
        <w:spacing w:line="480" w:lineRule="auto"/>
        <w:ind w:firstLine="720"/>
        <w:jc w:val="both"/>
        <w:rPr>
          <w:rFonts w:ascii="Arial" w:hAnsi="Arial" w:cs="Arial"/>
          <w:szCs w:val="22"/>
        </w:rPr>
      </w:pPr>
      <w:r w:rsidRPr="00686C47">
        <w:rPr>
          <w:rFonts w:ascii="Arial" w:hAnsi="Arial" w:cs="Arial"/>
          <w:szCs w:val="22"/>
        </w:rPr>
        <w:t>El presente proyecto se justifica en la necesidad de reducir la brecha digital existente en contextos educativos rurales, donde el acceso limitado a internet restringe el uso de herramientas tecnológicas en los procesos de enseñanza y aprendizaje. Diversos estudios han evidenciado que la falta de conectividad impacta directamente en la calidad educativa y en las oportunidades de acceso al conocimiento (UNESCO, 2023).</w:t>
      </w:r>
    </w:p>
    <w:p w:rsidRPr="00686C47" w:rsidR="00686C47" w:rsidP="00282EFA" w:rsidRDefault="00686C47" w14:paraId="76F67B5E" w14:textId="2BBD0C20">
      <w:pPr>
        <w:spacing w:line="480" w:lineRule="auto"/>
        <w:ind w:firstLine="720"/>
        <w:jc w:val="both"/>
        <w:rPr>
          <w:rFonts w:ascii="Arial" w:hAnsi="Arial" w:cs="Arial"/>
          <w:szCs w:val="22"/>
        </w:rPr>
      </w:pPr>
      <w:r w:rsidRPr="00686C47">
        <w:rPr>
          <w:rFonts w:ascii="Arial" w:hAnsi="Arial" w:cs="Arial"/>
          <w:szCs w:val="22"/>
        </w:rPr>
        <w:t>Autores como Area y Adell (2009) destacan que la incorporación de tecnologías digitales en la educación no solo mejora la motivación de los estudiantes, sino que también transforma las metodologías de enseñanza, haciéndolas más dinámicas e interactivas. Sin embargo, estas ventajas dependen en gran medida del acceso a infraestructura tecnológica adecuada.</w:t>
      </w:r>
    </w:p>
    <w:p w:rsidR="00686C47" w:rsidP="00282EFA" w:rsidRDefault="00686C47" w14:paraId="2392FA7D" w14:textId="47652D73">
      <w:pPr>
        <w:spacing w:line="480" w:lineRule="auto"/>
        <w:ind w:firstLine="720"/>
        <w:jc w:val="both"/>
        <w:rPr>
          <w:rFonts w:ascii="Arial" w:hAnsi="Arial" w:cs="Arial"/>
          <w:szCs w:val="22"/>
        </w:rPr>
      </w:pPr>
      <w:r w:rsidRPr="00686C47">
        <w:rPr>
          <w:rFonts w:ascii="Arial" w:hAnsi="Arial" w:cs="Arial"/>
          <w:szCs w:val="22"/>
        </w:rPr>
        <w:t>En este contexto, el desarrollo de una plataforma educativa offline representa una alternativa viable que permite el acceso a contenidos digitales sin necesidad de conexión a internet. Esto contribuye a garantizar la continuidad del aprendizaje, mejorar la organización de los recursos educativos y fortalecer el acompañamiento docente en entornos con limitaciones tecnológicas.</w:t>
      </w:r>
    </w:p>
    <w:p w:rsidRPr="00686C47" w:rsidR="00554B60" w:rsidP="10FA4DBF" w:rsidRDefault="00554B60" w14:paraId="19A854F7" w14:textId="77777777">
      <w:pPr>
        <w:spacing w:line="480" w:lineRule="auto"/>
        <w:ind w:firstLine="720"/>
        <w:jc w:val="both"/>
        <w:rPr>
          <w:del w:author="KAREN SOFIA GIL AMAYA" w:date="2026-03-19T14:57:34.674Z" w16du:dateUtc="2026-03-19T14:57:34.674Z" w:id="1487001612"/>
          <w:rFonts w:ascii="Arial" w:hAnsi="Arial" w:cs="Arial"/>
        </w:rPr>
      </w:pPr>
    </w:p>
    <w:p w:rsidRPr="00686C47" w:rsidR="00FC10B3" w:rsidP="00282EFA" w:rsidRDefault="00112A14" w14:paraId="1D84EB59" w14:textId="53A60823">
      <w:pPr>
        <w:pStyle w:val="Ttulo1"/>
        <w:spacing w:line="480" w:lineRule="auto"/>
        <w:ind w:left="-5" w:firstLine="720"/>
        <w:jc w:val="both"/>
        <w:rPr>
          <w:del w:author="KAREN SOFIA GIL AMAYA" w:date="2026-03-19T14:57:34.673Z" w16du:dateUtc="2026-03-19T14:57:34.673Z" w:id="454174988"/>
          <w:rFonts w:ascii="Arial" w:hAnsi="Arial" w:cs="Arial"/>
          <w:sz w:val="22"/>
          <w:szCs w:val="22"/>
        </w:rPr>
      </w:pPr>
      <w:del w:author="KAREN SOFIA GIL AMAYA" w:date="2026-03-19T14:57:34.674Z" w16du:dateUtc="2026-03-19T14:57:34.674Z" w:id="2102852532">
        <w:r w:rsidRPr="10FA4DBF" w:rsidDel="00112A14">
          <w:rPr>
            <w:rFonts w:ascii="Arial" w:hAnsi="Arial" w:cs="Arial"/>
            <w:sz w:val="22"/>
            <w:szCs w:val="22"/>
          </w:rPr>
          <w:delText xml:space="preserve">Marco Referencial (preliminar, se consolidará en </w:delText>
        </w:r>
        <w:r w:rsidRPr="10FA4DBF" w:rsidDel="00112A14">
          <w:rPr>
            <w:rFonts w:ascii="Arial" w:hAnsi="Arial" w:cs="Arial"/>
            <w:sz w:val="22"/>
            <w:szCs w:val="22"/>
          </w:rPr>
          <w:delText>CTeI</w:delText>
        </w:r>
        <w:r w:rsidRPr="10FA4DBF" w:rsidDel="00112A14">
          <w:rPr>
            <w:rFonts w:ascii="Arial" w:hAnsi="Arial" w:cs="Arial"/>
            <w:sz w:val="22"/>
            <w:szCs w:val="22"/>
          </w:rPr>
          <w:delText xml:space="preserve"> 1) </w:delText>
        </w:r>
      </w:del>
    </w:p>
    <w:p w:rsidRPr="00282EFA" w:rsidR="00282EFA" w:rsidP="10FA4DBF" w:rsidRDefault="00282EFA" w14:paraId="204632AA" w14:textId="77777777">
      <w:pPr>
        <w:spacing w:after="155" w:line="480" w:lineRule="auto"/>
        <w:ind w:firstLine="720"/>
        <w:jc w:val="both"/>
        <w:rPr>
          <w:del w:author="KAREN SOFIA GIL AMAYA" w:date="2026-03-19T14:57:34.673Z" w16du:dateUtc="2026-03-19T14:57:34.673Z" w:id="2081099906"/>
          <w:rFonts w:ascii="Arial" w:hAnsi="Arial" w:eastAsia="Times New Roman" w:cs="Arial"/>
        </w:rPr>
      </w:pPr>
      <w:del w:author="KAREN SOFIA GIL AMAYA" w:date="2026-03-19T14:57:34.673Z" w16du:dateUtc="2026-03-19T14:57:34.673Z" w:id="653094198">
        <w:r w:rsidRPr="10FA4DBF" w:rsidDel="00282EFA">
          <w:rPr>
            <w:rFonts w:ascii="Arial" w:hAnsi="Arial" w:eastAsia="Times New Roman" w:cs="Arial"/>
          </w:rPr>
          <w:delText>Antecedentes investigativos  </w:delText>
        </w:r>
      </w:del>
    </w:p>
    <w:p w:rsidRPr="00282EFA" w:rsidR="00282EFA" w:rsidP="10FA4DBF" w:rsidRDefault="00282EFA" w14:paraId="40126313" w14:textId="77777777">
      <w:pPr>
        <w:spacing w:after="155" w:line="480" w:lineRule="auto"/>
        <w:ind w:firstLine="720"/>
        <w:jc w:val="both"/>
        <w:rPr>
          <w:del w:author="KAREN SOFIA GIL AMAYA" w:date="2026-03-19T14:57:34.673Z" w16du:dateUtc="2026-03-19T14:57:34.673Z" w:id="19238718"/>
          <w:rFonts w:ascii="Arial" w:hAnsi="Arial" w:eastAsia="Times New Roman" w:cs="Arial"/>
        </w:rPr>
      </w:pPr>
      <w:del w:author="KAREN SOFIA GIL AMAYA" w:date="2026-03-19T14:57:34.673Z" w16du:dateUtc="2026-03-19T14:57:34.673Z" w:id="1727274716">
        <w:r w:rsidRPr="10FA4DBF" w:rsidDel="00282EFA">
          <w:rPr>
            <w:rFonts w:ascii="Arial" w:hAnsi="Arial" w:eastAsia="Times New Roman" w:cs="Arial"/>
          </w:rPr>
          <w:delText>Fundamentación conceptual  </w:delText>
        </w:r>
      </w:del>
    </w:p>
    <w:p w:rsidRPr="00282EFA" w:rsidR="00282EFA" w:rsidP="10FA4DBF" w:rsidRDefault="00282EFA" w14:paraId="1C6F960A" w14:textId="77777777">
      <w:pPr>
        <w:spacing w:after="155" w:line="480" w:lineRule="auto"/>
        <w:ind w:firstLine="720"/>
        <w:jc w:val="both"/>
        <w:rPr>
          <w:del w:author="KAREN SOFIA GIL AMAYA" w:date="2026-03-19T14:57:34.673Z" w16du:dateUtc="2026-03-19T14:57:34.673Z" w:id="1746507794"/>
          <w:rFonts w:ascii="Arial" w:hAnsi="Arial" w:eastAsia="Times New Roman" w:cs="Arial"/>
        </w:rPr>
      </w:pPr>
      <w:del w:author="KAREN SOFIA GIL AMAYA" w:date="2026-03-19T14:57:34.673Z" w16du:dateUtc="2026-03-19T14:57:34.673Z" w:id="176698226">
        <w:r w:rsidRPr="10FA4DBF" w:rsidDel="00282EFA">
          <w:rPr>
            <w:rFonts w:ascii="Arial" w:hAnsi="Arial" w:eastAsia="Times New Roman" w:cs="Arial"/>
          </w:rPr>
          <w:delText>Variables o conceptos clave  </w:delText>
        </w:r>
      </w:del>
    </w:p>
    <w:p w:rsidRPr="00686C47" w:rsidR="00686C47" w:rsidP="10FA4DBF" w:rsidRDefault="00282EFA" w14:paraId="35ED9427" w14:textId="39082EB7">
      <w:pPr>
        <w:spacing w:after="155" w:line="480" w:lineRule="auto"/>
        <w:ind w:firstLine="708"/>
        <w:jc w:val="both"/>
        <w:rPr>
          <w:del w:author="KAREN SOFIA GIL AMAYA" w:date="2026-03-19T14:57:34.673Z" w16du:dateUtc="2026-03-19T14:57:34.673Z" w:id="315239000"/>
          <w:rFonts w:ascii="Arial" w:hAnsi="Arial" w:eastAsia="Times New Roman" w:cs="Arial"/>
        </w:rPr>
      </w:pPr>
      <w:del w:author="KAREN SOFIA GIL AMAYA" w:date="2026-03-19T14:57:34.673Z" w16du:dateUtc="2026-03-19T14:57:34.673Z" w:id="889739257">
        <w:r w:rsidRPr="10FA4DBF" w:rsidDel="00282EFA">
          <w:rPr>
            <w:rFonts w:ascii="Arial" w:hAnsi="Arial" w:eastAsia="Times New Roman" w:cs="Arial"/>
            <w:i w:val="1"/>
            <w:iCs w:val="1"/>
          </w:rPr>
          <w:delText>(con referencias en estilo APA 7ª edición)</w:delText>
        </w:r>
        <w:r w:rsidRPr="10FA4DBF" w:rsidDel="00282EFA">
          <w:rPr>
            <w:rFonts w:ascii="Arial" w:hAnsi="Arial" w:eastAsia="Times New Roman" w:cs="Arial"/>
          </w:rPr>
          <w:delText>  </w:delText>
        </w:r>
      </w:del>
    </w:p>
    <w:p w:rsidRPr="00686C47" w:rsidR="00686C47" w:rsidP="10FA4DBF" w:rsidRDefault="00686C47" w14:paraId="5EB277AF" w14:textId="77777777">
      <w:pPr>
        <w:spacing w:after="155" w:line="480" w:lineRule="auto"/>
        <w:ind w:firstLine="720"/>
        <w:jc w:val="both"/>
        <w:rPr>
          <w:del w:author="KAREN SOFIA GIL AMAYA" w:date="2026-03-19T14:57:34.673Z" w16du:dateUtc="2026-03-19T14:57:34.673Z" w:id="1515785945"/>
          <w:rFonts w:ascii="Arial" w:hAnsi="Arial" w:cs="Arial"/>
        </w:rPr>
      </w:pPr>
    </w:p>
    <w:p w:rsidRPr="00686C47" w:rsidR="00FC10B3" w:rsidP="00282EFA" w:rsidRDefault="00112A14" w14:paraId="592B9EF7" w14:textId="77777777">
      <w:pPr>
        <w:pStyle w:val="Ttulo1"/>
        <w:spacing w:line="480" w:lineRule="auto"/>
        <w:ind w:left="-5" w:firstLine="720"/>
        <w:jc w:val="both"/>
        <w:rPr>
          <w:del w:author="KAREN SOFIA GIL AMAYA" w:date="2026-03-19T14:57:34.673Z" w16du:dateUtc="2026-03-19T14:57:34.673Z" w:id="118992952"/>
          <w:rFonts w:ascii="Arial" w:hAnsi="Arial" w:cs="Arial"/>
          <w:sz w:val="22"/>
          <w:szCs w:val="22"/>
        </w:rPr>
      </w:pPr>
      <w:del w:author="KAREN SOFIA GIL AMAYA" w:date="2026-03-19T14:57:34.673Z" w16du:dateUtc="2026-03-19T14:57:34.673Z" w:id="425542298">
        <w:r w:rsidRPr="10FA4DBF" w:rsidDel="00112A14">
          <w:rPr>
            <w:rFonts w:ascii="Arial" w:hAnsi="Arial" w:cs="Arial"/>
            <w:sz w:val="22"/>
            <w:szCs w:val="22"/>
          </w:rPr>
          <w:delText xml:space="preserve">Línea de Investigación y ODS Relacionado </w:delText>
        </w:r>
      </w:del>
    </w:p>
    <w:p w:rsidRPr="00686C47" w:rsidR="00FC10B3" w:rsidP="10FA4DBF" w:rsidRDefault="00112A14" w14:paraId="797E40A5" w14:textId="77777777">
      <w:pPr>
        <w:spacing w:after="158" w:line="480" w:lineRule="auto"/>
        <w:ind w:left="356" w:firstLine="720"/>
        <w:jc w:val="both"/>
        <w:rPr>
          <w:del w:author="KAREN SOFIA GIL AMAYA" w:date="2026-03-19T14:57:34.673Z" w16du:dateUtc="2026-03-19T14:57:34.673Z" w:id="839460164"/>
          <w:rFonts w:ascii="Arial" w:hAnsi="Arial" w:cs="Arial"/>
        </w:rPr>
      </w:pPr>
      <w:del w:author="KAREN SOFIA GIL AMAYA" w:date="2026-03-19T14:57:34.673Z" w16du:dateUtc="2026-03-19T14:57:34.673Z" w:id="1255718636">
        <w:r w:rsidRPr="10FA4DBF" w:rsidDel="00112A14">
          <w:rPr>
            <w:rFonts w:ascii="Arial" w:hAnsi="Arial" w:eastAsia="Times New Roman" w:cs="Arial"/>
          </w:rPr>
          <w:delText xml:space="preserve">Línea de investigación seleccionada (según el banco de líneas institucionales) </w:delText>
        </w:r>
      </w:del>
    </w:p>
    <w:p w:rsidR="00686C47" w:rsidP="10FA4DBF" w:rsidRDefault="00112A14" w14:paraId="68AEBB4B" w14:textId="69D04F23">
      <w:pPr>
        <w:spacing w:after="158" w:line="480" w:lineRule="auto"/>
        <w:ind w:left="356" w:firstLine="720"/>
        <w:jc w:val="both"/>
        <w:rPr>
          <w:del w:author="KAREN SOFIA GIL AMAYA" w:date="2026-03-19T14:57:34.673Z" w16du:dateUtc="2026-03-19T14:57:34.673Z" w:id="2137122563"/>
          <w:rFonts w:ascii="Arial" w:hAnsi="Arial" w:cs="Arial"/>
        </w:rPr>
      </w:pPr>
      <w:del w:author="KAREN SOFIA GIL AMAYA" w:date="2026-03-19T14:57:34.673Z" w16du:dateUtc="2026-03-19T14:57:34.673Z" w:id="9164556">
        <w:r w:rsidRPr="10FA4DBF" w:rsidDel="00112A14">
          <w:rPr>
            <w:rFonts w:ascii="Arial" w:hAnsi="Arial" w:eastAsia="Times New Roman" w:cs="Arial"/>
          </w:rPr>
          <w:delText xml:space="preserve">ODS relacionado (argumentar la relación) </w:delText>
        </w:r>
      </w:del>
    </w:p>
    <w:p w:rsidRPr="00686C47" w:rsidR="00554B60" w:rsidP="10FA4DBF" w:rsidRDefault="00554B60" w14:paraId="70BE3167" w14:textId="77777777">
      <w:pPr>
        <w:spacing w:after="158" w:line="480" w:lineRule="auto"/>
        <w:ind w:left="356" w:firstLine="720"/>
        <w:jc w:val="both"/>
        <w:rPr>
          <w:del w:author="KAREN SOFIA GIL AMAYA" w:date="2026-03-19T14:57:34.673Z" w16du:dateUtc="2026-03-19T14:57:34.673Z" w:id="2023959568"/>
          <w:rFonts w:ascii="Arial" w:hAnsi="Arial" w:cs="Arial"/>
        </w:rPr>
      </w:pPr>
    </w:p>
    <w:p w:rsidRPr="00686C47" w:rsidR="00FC10B3" w:rsidP="00282EFA" w:rsidRDefault="00112A14" w14:paraId="6327457D" w14:textId="77777777">
      <w:pPr>
        <w:pStyle w:val="Ttulo1"/>
        <w:spacing w:line="480" w:lineRule="auto"/>
        <w:ind w:left="-5" w:firstLine="720"/>
        <w:jc w:val="both"/>
        <w:rPr>
          <w:del w:author="KAREN SOFIA GIL AMAYA" w:date="2026-03-19T14:57:34.673Z" w16du:dateUtc="2026-03-19T14:57:34.673Z" w:id="847605469"/>
          <w:rFonts w:ascii="Arial" w:hAnsi="Arial" w:cs="Arial"/>
          <w:sz w:val="22"/>
          <w:szCs w:val="22"/>
        </w:rPr>
      </w:pPr>
      <w:del w:author="KAREN SOFIA GIL AMAYA" w:date="2026-03-19T14:57:34.673Z" w16du:dateUtc="2026-03-19T14:57:34.673Z" w:id="711698344">
        <w:r w:rsidRPr="10FA4DBF" w:rsidDel="00112A14">
          <w:rPr>
            <w:rFonts w:ascii="Arial" w:hAnsi="Arial" w:cs="Arial"/>
            <w:sz w:val="22"/>
            <w:szCs w:val="22"/>
          </w:rPr>
          <w:delText xml:space="preserve">Metodología </w:delText>
        </w:r>
      </w:del>
    </w:p>
    <w:p w:rsidRPr="00686C47" w:rsidR="00FC10B3" w:rsidP="10FA4DBF" w:rsidRDefault="00112A14" w14:paraId="74A1B143" w14:textId="77777777">
      <w:pPr>
        <w:spacing w:after="158" w:line="480" w:lineRule="auto"/>
        <w:ind w:left="356" w:firstLine="720"/>
        <w:jc w:val="both"/>
        <w:rPr>
          <w:del w:author="KAREN SOFIA GIL AMAYA" w:date="2026-03-19T14:57:34.673Z" w16du:dateUtc="2026-03-19T14:57:34.673Z" w:id="1532113226"/>
          <w:rFonts w:ascii="Arial" w:hAnsi="Arial" w:cs="Arial"/>
        </w:rPr>
      </w:pPr>
      <w:del w:author="KAREN SOFIA GIL AMAYA" w:date="2026-03-19T14:57:34.673Z" w16du:dateUtc="2026-03-19T14:57:34.673Z" w:id="642042791">
        <w:r w:rsidRPr="10FA4DBF" w:rsidDel="00112A14">
          <w:rPr>
            <w:rFonts w:ascii="Arial" w:hAnsi="Arial" w:eastAsia="Times New Roman" w:cs="Arial"/>
          </w:rPr>
          <w:delText xml:space="preserve">Tipo de investigación (aplicada o básica) </w:delText>
        </w:r>
      </w:del>
    </w:p>
    <w:p w:rsidRPr="00686C47" w:rsidR="00FC10B3" w:rsidP="10FA4DBF" w:rsidRDefault="00112A14" w14:paraId="7A1A43E8" w14:textId="77777777">
      <w:pPr>
        <w:spacing w:after="158" w:line="480" w:lineRule="auto"/>
        <w:ind w:left="356" w:firstLine="720"/>
        <w:jc w:val="both"/>
        <w:rPr>
          <w:del w:author="KAREN SOFIA GIL AMAYA" w:date="2026-03-19T14:57:34.672Z" w16du:dateUtc="2026-03-19T14:57:34.672Z" w:id="1612850921"/>
          <w:rFonts w:ascii="Arial" w:hAnsi="Arial" w:cs="Arial"/>
        </w:rPr>
      </w:pPr>
      <w:del w:author="KAREN SOFIA GIL AMAYA" w:date="2026-03-19T14:57:34.673Z" w16du:dateUtc="2026-03-19T14:57:34.673Z" w:id="328428079">
        <w:r w:rsidRPr="10FA4DBF" w:rsidDel="00112A14">
          <w:rPr>
            <w:rFonts w:ascii="Arial" w:hAnsi="Arial" w:eastAsia="Times New Roman" w:cs="Arial"/>
          </w:rPr>
          <w:delText xml:space="preserve">Enfoque (cualitativo, cuantitativo o mixto) </w:delText>
        </w:r>
      </w:del>
    </w:p>
    <w:p w:rsidRPr="00686C47" w:rsidR="00FC10B3" w:rsidP="10FA4DBF" w:rsidRDefault="00112A14" w14:paraId="5CAC2320" w14:textId="77777777">
      <w:pPr>
        <w:spacing w:after="158" w:line="480" w:lineRule="auto"/>
        <w:ind w:left="356" w:firstLine="720"/>
        <w:jc w:val="both"/>
        <w:rPr>
          <w:del w:author="KAREN SOFIA GIL AMAYA" w:date="2026-03-19T14:57:34.672Z" w16du:dateUtc="2026-03-19T14:57:34.672Z" w:id="876183347"/>
          <w:rFonts w:ascii="Arial" w:hAnsi="Arial" w:cs="Arial"/>
        </w:rPr>
      </w:pPr>
      <w:del w:author="KAREN SOFIA GIL AMAYA" w:date="2026-03-19T14:57:34.672Z" w16du:dateUtc="2026-03-19T14:57:34.672Z" w:id="1569475681">
        <w:r w:rsidRPr="10FA4DBF" w:rsidDel="00112A14">
          <w:rPr>
            <w:rFonts w:ascii="Arial" w:hAnsi="Arial" w:eastAsia="Times New Roman" w:cs="Arial"/>
          </w:rPr>
          <w:delText xml:space="preserve">Métodos e instrumentos </w:delText>
        </w:r>
      </w:del>
    </w:p>
    <w:p w:rsidRPr="00686C47" w:rsidR="00FC10B3" w:rsidP="10FA4DBF" w:rsidRDefault="00112A14" w14:paraId="52CC689A" w14:textId="77777777">
      <w:pPr>
        <w:spacing w:after="158" w:line="480" w:lineRule="auto"/>
        <w:ind w:left="356" w:firstLine="720"/>
        <w:jc w:val="both"/>
        <w:rPr>
          <w:del w:author="KAREN SOFIA GIL AMAYA" w:date="2026-03-19T14:57:34.672Z" w16du:dateUtc="2026-03-19T14:57:34.672Z" w:id="1874184529"/>
          <w:rFonts w:ascii="Arial" w:hAnsi="Arial" w:cs="Arial"/>
        </w:rPr>
      </w:pPr>
      <w:del w:author="KAREN SOFIA GIL AMAYA" w:date="2026-03-19T14:57:34.672Z" w16du:dateUtc="2026-03-19T14:57:34.672Z" w:id="2143774799">
        <w:r w:rsidRPr="10FA4DBF" w:rsidDel="00112A14">
          <w:rPr>
            <w:rFonts w:ascii="Arial" w:hAnsi="Arial" w:eastAsia="Times New Roman" w:cs="Arial"/>
          </w:rPr>
          <w:delText xml:space="preserve">Población y muestra (si aplica) </w:delText>
        </w:r>
      </w:del>
    </w:p>
    <w:p w:rsidRPr="00686C47" w:rsidR="00FC10B3" w:rsidP="10FA4DBF" w:rsidRDefault="00112A14" w14:paraId="06D5BDF5" w14:textId="77777777">
      <w:pPr>
        <w:spacing w:after="158" w:line="480" w:lineRule="auto"/>
        <w:ind w:left="356" w:firstLine="720"/>
        <w:jc w:val="both"/>
        <w:rPr>
          <w:del w:author="KAREN SOFIA GIL AMAYA" w:date="2026-03-19T14:57:34.672Z" w16du:dateUtc="2026-03-19T14:57:34.672Z" w:id="733846113"/>
          <w:rFonts w:ascii="Arial" w:hAnsi="Arial" w:cs="Arial"/>
        </w:rPr>
      </w:pPr>
      <w:del w:author="KAREN SOFIA GIL AMAYA" w:date="2026-03-19T14:57:34.672Z" w16du:dateUtc="2026-03-19T14:57:34.672Z" w:id="2004382343">
        <w:r w:rsidRPr="10FA4DBF" w:rsidDel="00112A14">
          <w:rPr>
            <w:rFonts w:ascii="Arial" w:hAnsi="Arial" w:eastAsia="Times New Roman" w:cs="Arial"/>
          </w:rPr>
          <w:delText xml:space="preserve">Cronograma estimado de actividades </w:delText>
        </w:r>
      </w:del>
    </w:p>
    <w:p w:rsidRPr="00686C47" w:rsidR="00FC10B3" w:rsidP="10FA4DBF" w:rsidRDefault="00112A14" w14:paraId="50E50398" w14:textId="77777777">
      <w:pPr>
        <w:spacing w:after="155" w:line="480" w:lineRule="auto"/>
        <w:ind w:firstLine="720"/>
        <w:jc w:val="both"/>
        <w:rPr>
          <w:del w:author="KAREN SOFIA GIL AMAYA" w:date="2026-03-19T14:57:34.672Z" w16du:dateUtc="2026-03-19T14:57:34.672Z" w:id="264682937"/>
          <w:rFonts w:ascii="Arial" w:hAnsi="Arial" w:cs="Arial"/>
        </w:rPr>
      </w:pPr>
      <w:del w:author="KAREN SOFIA GIL AMAYA" w:date="2026-03-19T14:57:34.672Z" w16du:dateUtc="2026-03-19T14:57:34.672Z" w:id="1929566637">
        <w:r w:rsidRPr="10FA4DBF" w:rsidDel="00112A14">
          <w:rPr>
            <w:rFonts w:ascii="Arial" w:hAnsi="Arial" w:eastAsia="Times New Roman" w:cs="Arial"/>
          </w:rPr>
          <w:delText xml:space="preserve"> </w:delText>
        </w:r>
      </w:del>
    </w:p>
    <w:p w:rsidRPr="00686C47" w:rsidR="00FC10B3" w:rsidP="00282EFA" w:rsidRDefault="00112A14" w14:paraId="7CC7C2C5" w14:textId="77777777">
      <w:pPr>
        <w:pStyle w:val="Ttulo1"/>
        <w:spacing w:line="480" w:lineRule="auto"/>
        <w:ind w:left="-5" w:firstLine="720"/>
        <w:jc w:val="both"/>
        <w:rPr>
          <w:del w:author="KAREN SOFIA GIL AMAYA" w:date="2026-03-19T14:57:34.671Z" w16du:dateUtc="2026-03-19T14:57:34.671Z" w:id="171910242"/>
          <w:rFonts w:ascii="Arial" w:hAnsi="Arial" w:cs="Arial"/>
          <w:sz w:val="22"/>
          <w:szCs w:val="22"/>
        </w:rPr>
      </w:pPr>
      <w:del w:author="KAREN SOFIA GIL AMAYA" w:date="2026-03-19T14:57:34.671Z" w16du:dateUtc="2026-03-19T14:57:34.671Z" w:id="1664035688">
        <w:r w:rsidRPr="10FA4DBF" w:rsidDel="00112A14">
          <w:rPr>
            <w:rFonts w:ascii="Arial" w:hAnsi="Arial" w:cs="Arial"/>
            <w:sz w:val="22"/>
            <w:szCs w:val="22"/>
          </w:rPr>
          <w:delText xml:space="preserve">Impacto Esperado </w:delText>
        </w:r>
      </w:del>
    </w:p>
    <w:p w:rsidRPr="00686C47" w:rsidR="00FC10B3" w:rsidP="10FA4DBF" w:rsidRDefault="00112A14" w14:paraId="1687F6A1" w14:textId="77777777">
      <w:pPr>
        <w:spacing w:after="158" w:line="480" w:lineRule="auto"/>
        <w:ind w:left="356" w:firstLine="720"/>
        <w:jc w:val="both"/>
        <w:rPr>
          <w:del w:author="KAREN SOFIA GIL AMAYA" w:date="2026-03-19T14:57:34.671Z" w16du:dateUtc="2026-03-19T14:57:34.671Z" w:id="831654713"/>
          <w:rFonts w:ascii="Arial" w:hAnsi="Arial" w:cs="Arial"/>
        </w:rPr>
      </w:pPr>
      <w:del w:author="KAREN SOFIA GIL AMAYA" w:date="2026-03-19T14:57:34.671Z" w16du:dateUtc="2026-03-19T14:57:34.671Z" w:id="1947176845">
        <w:r w:rsidRPr="10FA4DBF" w:rsidDel="00112A14">
          <w:rPr>
            <w:rFonts w:ascii="Arial" w:hAnsi="Arial" w:eastAsia="Times New Roman" w:cs="Arial"/>
            <w:b w:val="1"/>
            <w:bCs w:val="1"/>
          </w:rPr>
          <w:delText>Económico</w:delText>
        </w:r>
        <w:r w:rsidRPr="10FA4DBF" w:rsidDel="00112A14">
          <w:rPr>
            <w:rFonts w:ascii="Arial" w:hAnsi="Arial" w:eastAsia="Times New Roman" w:cs="Arial"/>
          </w:rPr>
          <w:delText xml:space="preserve">: explicar posibles beneficios </w:delText>
        </w:r>
      </w:del>
    </w:p>
    <w:p w:rsidRPr="00686C47" w:rsidR="00FC10B3" w:rsidP="10FA4DBF" w:rsidRDefault="00112A14" w14:paraId="790D4A16" w14:textId="77777777">
      <w:pPr>
        <w:spacing w:after="158" w:line="480" w:lineRule="auto"/>
        <w:ind w:left="356" w:firstLine="720"/>
        <w:jc w:val="both"/>
        <w:rPr>
          <w:del w:author="KAREN SOFIA GIL AMAYA" w:date="2026-03-19T14:57:34.671Z" w16du:dateUtc="2026-03-19T14:57:34.671Z" w:id="1778770398"/>
          <w:rFonts w:ascii="Arial" w:hAnsi="Arial" w:cs="Arial"/>
        </w:rPr>
      </w:pPr>
      <w:del w:author="KAREN SOFIA GIL AMAYA" w:date="2026-03-19T14:57:34.671Z" w16du:dateUtc="2026-03-19T14:57:34.671Z" w:id="238714332">
        <w:r w:rsidRPr="10FA4DBF" w:rsidDel="00112A14">
          <w:rPr>
            <w:rFonts w:ascii="Arial" w:hAnsi="Arial" w:eastAsia="Times New Roman" w:cs="Arial"/>
            <w:b w:val="1"/>
            <w:bCs w:val="1"/>
          </w:rPr>
          <w:delText>Social</w:delText>
        </w:r>
        <w:r w:rsidRPr="10FA4DBF" w:rsidDel="00112A14">
          <w:rPr>
            <w:rFonts w:ascii="Arial" w:hAnsi="Arial" w:eastAsia="Times New Roman" w:cs="Arial"/>
          </w:rPr>
          <w:delText xml:space="preserve">: mejoras para la comunidad u organización </w:delText>
        </w:r>
      </w:del>
    </w:p>
    <w:p w:rsidRPr="00686C47" w:rsidR="00FC10B3" w:rsidP="10FA4DBF" w:rsidRDefault="00112A14" w14:paraId="0DE038C3" w14:textId="77777777">
      <w:pPr>
        <w:spacing w:after="158" w:line="480" w:lineRule="auto"/>
        <w:ind w:left="356" w:firstLine="720"/>
        <w:jc w:val="both"/>
        <w:rPr>
          <w:del w:author="KAREN SOFIA GIL AMAYA" w:date="2026-03-19T14:57:34.671Z" w16du:dateUtc="2026-03-19T14:57:34.671Z" w:id="1786486585"/>
          <w:rFonts w:ascii="Arial" w:hAnsi="Arial" w:cs="Arial"/>
        </w:rPr>
      </w:pPr>
      <w:del w:author="KAREN SOFIA GIL AMAYA" w:date="2026-03-19T14:57:34.671Z" w16du:dateUtc="2026-03-19T14:57:34.671Z" w:id="1463640745">
        <w:r w:rsidRPr="10FA4DBF" w:rsidDel="00112A14">
          <w:rPr>
            <w:rFonts w:ascii="Arial" w:hAnsi="Arial" w:eastAsia="Times New Roman" w:cs="Arial"/>
            <w:b w:val="1"/>
            <w:bCs w:val="1"/>
          </w:rPr>
          <w:delText>Académico</w:delText>
        </w:r>
        <w:r w:rsidRPr="10FA4DBF" w:rsidDel="00112A14">
          <w:rPr>
            <w:rFonts w:ascii="Arial" w:hAnsi="Arial" w:eastAsia="Times New Roman" w:cs="Arial"/>
          </w:rPr>
          <w:delText xml:space="preserve">: generación de nuevo conocimiento </w:delText>
        </w:r>
      </w:del>
    </w:p>
    <w:p w:rsidRPr="00686C47" w:rsidR="00FC10B3" w:rsidP="10FA4DBF" w:rsidRDefault="00112A14" w14:paraId="6DEE5399" w14:textId="77777777">
      <w:pPr>
        <w:spacing w:after="155" w:line="480" w:lineRule="auto"/>
        <w:ind w:firstLine="720"/>
        <w:jc w:val="both"/>
        <w:rPr>
          <w:del w:author="KAREN SOFIA GIL AMAYA" w:date="2026-03-19T14:57:34.671Z" w16du:dateUtc="2026-03-19T14:57:34.671Z" w:id="1746879975"/>
          <w:rFonts w:ascii="Arial" w:hAnsi="Arial" w:cs="Arial"/>
        </w:rPr>
      </w:pPr>
      <w:del w:author="KAREN SOFIA GIL AMAYA" w:date="2026-03-19T14:57:34.671Z" w16du:dateUtc="2026-03-19T14:57:34.671Z" w:id="1656892279">
        <w:r w:rsidRPr="10FA4DBF" w:rsidDel="00112A14">
          <w:rPr>
            <w:rFonts w:ascii="Arial" w:hAnsi="Arial" w:eastAsia="Times New Roman" w:cs="Arial"/>
          </w:rPr>
          <w:delText xml:space="preserve"> </w:delText>
        </w:r>
      </w:del>
    </w:p>
    <w:p w:rsidRPr="00686C47" w:rsidR="00FC10B3" w:rsidP="00282EFA" w:rsidRDefault="00112A14" w14:paraId="6B0A0EB6" w14:textId="77777777">
      <w:pPr>
        <w:pStyle w:val="Ttulo1"/>
        <w:spacing w:line="480" w:lineRule="auto"/>
        <w:ind w:left="-5" w:firstLine="720"/>
        <w:jc w:val="both"/>
        <w:rPr>
          <w:del w:author="KAREN SOFIA GIL AMAYA" w:date="2026-03-19T14:57:34.671Z" w16du:dateUtc="2026-03-19T14:57:34.671Z" w:id="1026354110"/>
          <w:rFonts w:ascii="Arial" w:hAnsi="Arial" w:cs="Arial"/>
          <w:sz w:val="22"/>
          <w:szCs w:val="22"/>
        </w:rPr>
      </w:pPr>
      <w:del w:author="KAREN SOFIA GIL AMAYA" w:date="2026-03-19T14:57:34.671Z" w16du:dateUtc="2026-03-19T14:57:34.671Z" w:id="387568855">
        <w:r w:rsidRPr="10FA4DBF" w:rsidDel="00112A14">
          <w:rPr>
            <w:rFonts w:ascii="Arial" w:hAnsi="Arial" w:cs="Arial"/>
            <w:sz w:val="22"/>
            <w:szCs w:val="22"/>
          </w:rPr>
          <w:delText xml:space="preserve">Conclusiones preliminares </w:delText>
        </w:r>
      </w:del>
    </w:p>
    <w:p w:rsidRPr="00686C47" w:rsidR="00FC10B3" w:rsidP="10FA4DBF" w:rsidRDefault="00112A14" w14:paraId="7BE35F50" w14:textId="77777777">
      <w:pPr>
        <w:spacing w:after="158" w:line="480" w:lineRule="auto"/>
        <w:ind w:left="356" w:firstLine="720"/>
        <w:jc w:val="both"/>
        <w:rPr>
          <w:del w:author="KAREN SOFIA GIL AMAYA" w:date="2026-03-19T14:57:34.67Z" w16du:dateUtc="2026-03-19T14:57:34.67Z" w:id="451697393"/>
          <w:rFonts w:ascii="Arial" w:hAnsi="Arial" w:cs="Arial"/>
        </w:rPr>
      </w:pPr>
      <w:del w:author="KAREN SOFIA GIL AMAYA" w:date="2026-03-19T14:57:34.67Z" w16du:dateUtc="2026-03-19T14:57:34.67Z" w:id="939188274">
        <w:r w:rsidRPr="10FA4DBF" w:rsidDel="00112A14">
          <w:rPr>
            <w:rFonts w:ascii="Arial" w:hAnsi="Arial" w:eastAsia="Times New Roman" w:cs="Arial"/>
          </w:rPr>
          <w:delText xml:space="preserve">Reflexión sobre la relevancia del estudio </w:delText>
        </w:r>
      </w:del>
    </w:p>
    <w:p w:rsidRPr="00003356" w:rsidR="00FC10B3" w:rsidP="10FA4DBF" w:rsidRDefault="00112A14" w14:paraId="2CB1FED5" w14:textId="05C84CBF">
      <w:pPr>
        <w:spacing w:after="158" w:line="480" w:lineRule="auto"/>
        <w:ind w:left="356" w:firstLine="720"/>
        <w:jc w:val="both"/>
        <w:rPr>
          <w:del w:author="KAREN SOFIA GIL AMAYA" w:date="2026-03-19T14:57:34.669Z" w16du:dateUtc="2026-03-19T14:57:34.669Z" w:id="1197666853"/>
          <w:rFonts w:ascii="Arial" w:hAnsi="Arial" w:cs="Arial"/>
        </w:rPr>
      </w:pPr>
      <w:del w:author="KAREN SOFIA GIL AMAYA" w:date="2026-03-19T14:57:34.67Z" w16du:dateUtc="2026-03-19T14:57:34.67Z" w:id="147876047">
        <w:r w:rsidRPr="10FA4DBF" w:rsidDel="00112A14">
          <w:rPr>
            <w:rFonts w:ascii="Arial" w:hAnsi="Arial" w:eastAsia="Times New Roman" w:cs="Arial"/>
          </w:rPr>
          <w:delText xml:space="preserve">Posibles aportes a la disciplina </w:delText>
        </w:r>
      </w:del>
    </w:p>
    <w:p w:rsidR="00FC10B3" w:rsidP="00282EFA" w:rsidRDefault="00112A14" w14:paraId="4389EB13" w14:textId="77777777">
      <w:pPr>
        <w:jc w:val="both"/>
        <w:rPr>
          <w:rFonts w:ascii="Arial" w:hAnsi="Arial" w:eastAsia="Times New Roman" w:cs="Arial"/>
        </w:rPr>
      </w:pPr>
      <w:r w:rsidRPr="10D89E98">
        <w:rPr>
          <w:rFonts w:ascii="Arial" w:hAnsi="Arial" w:eastAsia="Times New Roman" w:cs="Arial"/>
        </w:rPr>
        <w:t xml:space="preserve"> </w:t>
      </w:r>
    </w:p>
    <w:p w:rsidRPr="00003356" w:rsidR="00554B60" w:rsidP="00282EFA" w:rsidRDefault="00554B60" w14:paraId="2769A011" w14:textId="77777777">
      <w:pPr>
        <w:jc w:val="both"/>
        <w:rPr>
          <w:rFonts w:ascii="Arial" w:hAnsi="Arial" w:cs="Arial"/>
          <w:szCs w:val="22"/>
        </w:rPr>
      </w:pPr>
    </w:p>
    <w:p w:rsidR="00554B60" w:rsidP="00554B60" w:rsidRDefault="00554B60" w14:paraId="36017CE3" w14:textId="6C090DA6">
      <w:pPr>
        <w:pStyle w:val="Ttulo2"/>
        <w:ind w:left="720" w:hanging="364"/>
        <w:jc w:val="both"/>
        <w:rPr>
          <w:rFonts w:ascii="Arial" w:hAnsi="Arial" w:cs="Arial"/>
          <w:b/>
          <w:bCs/>
          <w:i w:val="0"/>
        </w:rPr>
      </w:pPr>
      <w:r w:rsidRPr="00554B60">
        <w:rPr>
          <w:rFonts w:ascii="Arial" w:hAnsi="Arial" w:cs="Arial"/>
          <w:b/>
          <w:bCs/>
          <w:i w:val="0"/>
        </w:rPr>
        <w:t>Referencias</w:t>
      </w:r>
    </w:p>
    <w:p w:rsidRPr="00554B60" w:rsidR="00554B60" w:rsidP="00554B60" w:rsidRDefault="00554B60" w14:paraId="4B024279" w14:textId="77777777"/>
    <w:p w:rsidRPr="00554B60" w:rsidR="00686C47" w:rsidP="004A23CA" w:rsidRDefault="00686C47" w14:paraId="6A32E980" w14:textId="18029457">
      <w:pPr>
        <w:pStyle w:val="Ttulo2"/>
        <w:ind w:left="720" w:hanging="720"/>
        <w:jc w:val="both"/>
        <w:rPr>
          <w:rFonts w:ascii="Arial" w:hAnsi="Arial" w:cs="Arial"/>
          <w:i w:val="0"/>
        </w:rPr>
      </w:pPr>
      <w:r w:rsidRPr="00554B60">
        <w:rPr>
          <w:rFonts w:ascii="Arial" w:hAnsi="Arial" w:cs="Arial"/>
          <w:i w:val="0"/>
        </w:rPr>
        <w:t>Area, M., &amp; Adell, J. (2009). eLearning: Enseñar y aprender en espacios virtuales.</w:t>
      </w:r>
    </w:p>
    <w:p w:rsidRPr="00554B60" w:rsidR="00686C47" w:rsidP="004A23CA" w:rsidRDefault="00686C47" w14:paraId="61BC90B7" w14:textId="04F7EE42">
      <w:pPr>
        <w:pStyle w:val="Ttulo2"/>
        <w:ind w:left="720" w:hanging="720"/>
        <w:jc w:val="both"/>
        <w:rPr>
          <w:rFonts w:ascii="Arial" w:hAnsi="Arial" w:cs="Arial"/>
          <w:i w:val="0"/>
        </w:rPr>
      </w:pPr>
      <w:r w:rsidRPr="00554B60">
        <w:rPr>
          <w:rFonts w:ascii="Arial" w:hAnsi="Arial" w:cs="Arial"/>
          <w:i w:val="0"/>
        </w:rPr>
        <w:t xml:space="preserve">Organización de las Naciones Unidas (ONU). (2015). Objetivos de Desarrollo Sostenible. </w:t>
      </w:r>
      <w:hyperlink w:history="1" r:id="rId11">
        <w:r w:rsidRPr="00554B60">
          <w:rPr>
            <w:rStyle w:val="Hipervnculo"/>
            <w:rFonts w:ascii="Arial" w:hAnsi="Arial" w:cs="Arial"/>
            <w:i w:val="0"/>
          </w:rPr>
          <w:t>https://www.un.org/sustainabledevelopment/es/</w:t>
        </w:r>
      </w:hyperlink>
    </w:p>
    <w:p w:rsidR="00FC10B3" w:rsidP="004A23CA" w:rsidRDefault="00686C47" w14:paraId="58E8CCB5" w14:textId="3002FD26">
      <w:pPr>
        <w:pStyle w:val="Ttulo2"/>
        <w:ind w:left="720" w:hanging="720"/>
        <w:jc w:val="both"/>
        <w:rPr>
          <w:rFonts w:ascii="Arial" w:hAnsi="Arial" w:cs="Arial"/>
          <w:i w:val="0"/>
        </w:rPr>
      </w:pPr>
      <w:r w:rsidRPr="00554B60">
        <w:rPr>
          <w:rFonts w:ascii="Arial" w:hAnsi="Arial" w:cs="Arial"/>
          <w:i w:val="0"/>
        </w:rPr>
        <w:t xml:space="preserve">UNESCO. (2023). Informe de seguimiento de la educación en el mundo 2023: Tecnología en la educación. </w:t>
      </w:r>
      <w:hyperlink w:history="1" r:id="rId12">
        <w:r w:rsidRPr="00554B60">
          <w:rPr>
            <w:rStyle w:val="Hipervnculo"/>
            <w:rFonts w:ascii="Arial" w:hAnsi="Arial" w:cs="Arial"/>
            <w:i w:val="0"/>
          </w:rPr>
          <w:t>https://www.unesco.org</w:t>
        </w:r>
      </w:hyperlink>
    </w:p>
    <w:p w:rsidR="005D7904" w:rsidP="005D7904" w:rsidRDefault="005D7904" w14:paraId="3E99D27B" w14:textId="77777777"/>
    <w:p w:rsidR="005D7904" w:rsidP="005D7904" w:rsidRDefault="005D7904" w14:paraId="7C54AF00" w14:textId="77777777"/>
    <w:p w:rsidR="005D7904" w:rsidP="005D7904" w:rsidRDefault="005D7904" w14:paraId="0E50882A" w14:textId="77777777"/>
    <w:p w:rsidR="005D7904" w:rsidP="005D7904" w:rsidRDefault="005D7904" w14:paraId="6EA2123B" w14:textId="77777777"/>
    <w:p w:rsidR="005D7904" w:rsidP="005D7904" w:rsidRDefault="005D7904" w14:paraId="204C75A0" w14:textId="77777777"/>
    <w:p w:rsidR="005D7904" w:rsidP="005D7904" w:rsidRDefault="005D7904" w14:paraId="04A72370" w14:textId="77777777"/>
    <w:p w:rsidR="005D7904" w:rsidP="005D7904" w:rsidRDefault="005D7904" w14:paraId="7DB00A86" w14:textId="77777777"/>
    <w:p w:rsidR="005D7904" w:rsidP="005D7904" w:rsidRDefault="005D7904" w14:paraId="78B4113A" w14:textId="77777777"/>
    <w:p w:rsidR="005D7904" w:rsidP="005D7904" w:rsidRDefault="005D7904" w14:paraId="0D52AA98" w14:textId="77777777"/>
    <w:p w:rsidR="005D7904" w:rsidP="005D7904" w:rsidRDefault="005D7904" w14:paraId="0F00654C" w14:textId="77777777"/>
    <w:p w:rsidR="005D7904" w:rsidP="005D7904" w:rsidRDefault="005D7904" w14:paraId="71F2B2FB" w14:textId="77777777"/>
    <w:p w:rsidR="005D7904" w:rsidP="005D7904" w:rsidRDefault="005D7904" w14:paraId="73120F4B" w14:textId="77777777"/>
    <w:p w:rsidR="005D7904" w:rsidP="005D7904" w:rsidRDefault="005D7904" w14:paraId="681341F0" w14:textId="77777777"/>
    <w:p w:rsidRPr="005D7904" w:rsidR="005D7904" w:rsidP="005D7904" w:rsidRDefault="005D7904" w14:paraId="2B0150A7" w14:textId="5B8E2CD6">
      <w:r>
        <w:t>Pregunta objetivo V2</w:t>
      </w:r>
    </w:p>
    <w:sectPr w:rsidRPr="005D7904" w:rsidR="005D7904">
      <w:headerReference w:type="even" r:id="rId13"/>
      <w:headerReference w:type="default" r:id="rId14"/>
      <w:footerReference w:type="even" r:id="rId15"/>
      <w:footerReference w:type="default" r:id="rId16"/>
      <w:headerReference w:type="first" r:id="rId17"/>
      <w:footerReference w:type="first" r:id="rId18"/>
      <w:pgSz w:w="12240" w:h="15840" w:orient="portrait"/>
      <w:pgMar w:top="1764" w:right="2532" w:bottom="1194" w:left="1701" w:header="720" w:footer="2"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A" w:author="KAREN SOFIA GIL AMAYA" w:date="2026-03-12T12:57:00Z" w:id="0">
    <w:p w:rsidR="00000000" w:rsidRDefault="00000000" w14:paraId="4E30AB18" w14:textId="1E32403D">
      <w:r>
        <w:annotationRef/>
      </w:r>
      <w:r w:rsidRPr="72772787">
        <w:t>Orden alfabético</w:t>
      </w:r>
    </w:p>
  </w:comment>
  <w:comment w:initials="KA" w:author="KAREN SOFIA GIL AMAYA" w:date="2026-03-12T13:03:00Z" w:id="1">
    <w:p w:rsidR="00000000" w:rsidRDefault="00000000" w14:paraId="7FDD2731" w14:textId="403D994D">
      <w:r>
        <w:annotationRef/>
      </w:r>
      <w:r w:rsidRPr="0FF4F866">
        <w:t xml:space="preserve">Aquí deben presentar cifras, estadísticas a nivel nacional y departamental </w:t>
      </w:r>
    </w:p>
  </w:comment>
  <w:comment xmlns:w="http://schemas.openxmlformats.org/wordprocessingml/2006/main" w:initials="KA" w:author="KAREN SOFIA GIL AMAYA" w:date="2026-03-19T09:53:50" w:id="1078510059">
    <w:p xmlns:w14="http://schemas.microsoft.com/office/word/2010/wordml" xmlns:w="http://schemas.openxmlformats.org/wordprocessingml/2006/main" w:rsidR="2F90FCA3" w:rsidRDefault="39BE8135" w14:paraId="719C6F0A" w14:textId="7EC65A2D">
      <w:pPr>
        <w:pStyle w:val="CommentText"/>
      </w:pPr>
      <w:r>
        <w:rPr>
          <w:rStyle w:val="CommentReference"/>
        </w:rPr>
        <w:annotationRef/>
      </w:r>
      <w:r w:rsidRPr="6675663C" w:rsidR="435A4145">
        <w:t>Son solo tres objetivos</w:t>
      </w:r>
    </w:p>
  </w:comment>
  <w:comment xmlns:w="http://schemas.openxmlformats.org/wordprocessingml/2006/main" w:initials="KA" w:author="KAREN SOFIA GIL AMAYA" w:date="2026-03-19T09:54:18" w:id="2033877347">
    <w:p xmlns:w14="http://schemas.microsoft.com/office/word/2010/wordml" xmlns:w="http://schemas.openxmlformats.org/wordprocessingml/2006/main" w:rsidR="0F00A45E" w:rsidRDefault="050C0022" w14:paraId="267C7BD3" w14:textId="2E436938">
      <w:pPr>
        <w:pStyle w:val="CommentText"/>
      </w:pPr>
      <w:r>
        <w:rPr>
          <w:rStyle w:val="CommentReference"/>
        </w:rPr>
        <w:annotationRef/>
      </w:r>
      <w:r w:rsidRPr="315D9384" w:rsidR="4535A8D4">
        <w:t>Evaluar no es un verbo que se usa en O. especificos</w:t>
      </w:r>
    </w:p>
  </w:comment>
  <w:comment xmlns:w="http://schemas.openxmlformats.org/wordprocessingml/2006/main" w:initials="KA" w:author="KAREN SOFIA GIL AMAYA" w:date="2026-03-19T09:55:49" w:id="858800090">
    <w:p xmlns:w14="http://schemas.microsoft.com/office/word/2010/wordml" xmlns:w="http://schemas.openxmlformats.org/wordprocessingml/2006/main" w:rsidR="69BD28AB" w:rsidRDefault="041B35B3" w14:paraId="06F300E0" w14:textId="73575315">
      <w:pPr>
        <w:pStyle w:val="CommentText"/>
      </w:pPr>
      <w:r>
        <w:rPr>
          <w:rStyle w:val="CommentReference"/>
        </w:rPr>
        <w:annotationRef/>
      </w:r>
      <w:r w:rsidRPr="2F9F07FB" w:rsidR="6CA354B8">
        <w:t>Cambiar</w:t>
      </w:r>
    </w:p>
  </w:comment>
</w:comments>
</file>

<file path=word/commentsExtended.xml><?xml version="1.0" encoding="utf-8"?>
<w15:commentsEx xmlns:mc="http://schemas.openxmlformats.org/markup-compatibility/2006" xmlns:w15="http://schemas.microsoft.com/office/word/2012/wordml" mc:Ignorable="w15">
  <w15:commentEx w15:done="0" w15:paraId="4E30AB18"/>
  <w15:commentEx w15:done="0" w15:paraId="7FDD2731"/>
  <w15:commentEx w15:done="0" w15:paraId="719C6F0A"/>
  <w15:commentEx w15:done="0" w15:paraId="267C7BD3"/>
  <w15:commentEx w15:done="0" w15:paraId="06F300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681948" w16cex:dateUtc="2026-03-12T17:57:00Z"/>
  <w16cex:commentExtensible w16cex:durableId="3CB3AD82" w16cex:dateUtc="2026-03-12T18:03:00Z"/>
  <w16cex:commentExtensible w16cex:durableId="28F37721" w16cex:dateUtc="2026-03-19T14:53:50.699Z"/>
  <w16cex:commentExtensible w16cex:durableId="36FF260E" w16cex:dateUtc="2026-03-19T14:54:18.61Z"/>
  <w16cex:commentExtensible w16cex:durableId="09F39472" w16cex:dateUtc="2026-03-19T14:55:49.025Z"/>
</w16cex:commentsExtensible>
</file>

<file path=word/commentsIds.xml><?xml version="1.0" encoding="utf-8"?>
<w16cid:commentsIds xmlns:mc="http://schemas.openxmlformats.org/markup-compatibility/2006" xmlns:w16cid="http://schemas.microsoft.com/office/word/2016/wordml/cid" mc:Ignorable="w16cid">
  <w16cid:commentId w16cid:paraId="4E30AB18" w16cid:durableId="00681948"/>
  <w16cid:commentId w16cid:paraId="7FDD2731" w16cid:durableId="3CB3AD82"/>
  <w16cid:commentId w16cid:paraId="719C6F0A" w16cid:durableId="28F37721"/>
  <w16cid:commentId w16cid:paraId="267C7BD3" w16cid:durableId="36FF260E"/>
  <w16cid:commentId w16cid:paraId="06F300E0" w16cid:durableId="09F394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6BE1" w:rsidRDefault="006B6BE1" w14:paraId="1234C645" w14:textId="77777777">
      <w:pPr>
        <w:spacing w:after="0" w:line="240" w:lineRule="auto"/>
      </w:pPr>
      <w:r>
        <w:separator/>
      </w:r>
    </w:p>
  </w:endnote>
  <w:endnote w:type="continuationSeparator" w:id="0">
    <w:p w:rsidR="006B6BE1" w:rsidRDefault="006B6BE1" w14:paraId="5A1838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0E3B8D36" w14:textId="77777777">
    <w:pPr>
      <w:spacing w:after="0"/>
      <w:ind w:left="-1701" w:right="9708"/>
    </w:pPr>
    <w:r>
      <w:rPr>
        <w:noProof/>
      </w:rPr>
      <mc:AlternateContent>
        <mc:Choice Requires="wpg">
          <w:drawing>
            <wp:anchor distT="0" distB="0" distL="114300" distR="114300" simplePos="0" relativeHeight="251663360" behindDoc="0" locked="0" layoutInCell="1" allowOverlap="1" wp14:anchorId="18A87C92" wp14:editId="12BFA7B6">
              <wp:simplePos x="0" y="0"/>
              <wp:positionH relativeFrom="page">
                <wp:posOffset>210185</wp:posOffset>
              </wp:positionH>
              <wp:positionV relativeFrom="page">
                <wp:posOffset>9471025</wp:posOffset>
              </wp:positionV>
              <wp:extent cx="7345681" cy="586385"/>
              <wp:effectExtent l="0" t="0" r="0" b="0"/>
              <wp:wrapSquare wrapText="bothSides"/>
              <wp:docPr id="3344" name="Group 3344"/>
              <wp:cNvGraphicFramePr/>
              <a:graphic xmlns:a="http://schemas.openxmlformats.org/drawingml/2006/main">
                <a:graphicData uri="http://schemas.microsoft.com/office/word/2010/wordprocessingGroup">
                  <wpg:wgp>
                    <wpg:cNvGrpSpPr/>
                    <wpg:grpSpPr>
                      <a:xfrm>
                        <a:off x="0" y="0"/>
                        <a:ext cx="7345681" cy="586385"/>
                        <a:chOff x="0" y="0"/>
                        <a:chExt cx="7345681" cy="586385"/>
                      </a:xfrm>
                    </wpg:grpSpPr>
                    <wps:wsp>
                      <wps:cNvPr id="3349" name="Rectangle 3349"/>
                      <wps:cNvSpPr/>
                      <wps:spPr>
                        <a:xfrm>
                          <a:off x="869633" y="0"/>
                          <a:ext cx="41991" cy="189248"/>
                        </a:xfrm>
                        <a:prstGeom prst="rect">
                          <a:avLst/>
                        </a:prstGeom>
                        <a:ln>
                          <a:noFill/>
                        </a:ln>
                      </wps:spPr>
                      <wps:txbx>
                        <w:txbxContent>
                          <w:p w:rsidR="00FC10B3" w:rsidRDefault="00112A14" w14:paraId="4E5EA381" w14:textId="77777777">
                            <w:r>
                              <w:t xml:space="preserve"> </w:t>
                            </w:r>
                          </w:p>
                        </w:txbxContent>
                      </wps:txbx>
                      <wps:bodyPr horzOverflow="overflow" vert="horz" lIns="0" tIns="0" rIns="0" bIns="0" rtlCol="0">
                        <a:noAutofit/>
                      </wps:bodyPr>
                    </wps:wsp>
                    <wps:wsp>
                      <wps:cNvPr id="3345" name="Shape 3345"/>
                      <wps:cNvSpPr/>
                      <wps:spPr>
                        <a:xfrm>
                          <a:off x="0" y="26950"/>
                          <a:ext cx="7345681" cy="559436"/>
                        </a:xfrm>
                        <a:custGeom>
                          <a:avLst/>
                          <a:gdLst/>
                          <a:ahLst/>
                          <a:cxnLst/>
                          <a:rect l="0" t="0" r="0" b="0"/>
                          <a:pathLst>
                            <a:path w="7345681" h="559436">
                              <a:moveTo>
                                <a:pt x="93243" y="0"/>
                              </a:moveTo>
                              <a:lnTo>
                                <a:pt x="7252462" y="0"/>
                              </a:lnTo>
                              <a:cubicBezTo>
                                <a:pt x="7303897" y="0"/>
                                <a:pt x="7345681" y="41745"/>
                                <a:pt x="7345681" y="93243"/>
                              </a:cubicBezTo>
                              <a:lnTo>
                                <a:pt x="7345681" y="559436"/>
                              </a:lnTo>
                              <a:lnTo>
                                <a:pt x="0" y="559436"/>
                              </a:lnTo>
                              <a:lnTo>
                                <a:pt x="0" y="93243"/>
                              </a:lnTo>
                              <a:cubicBezTo>
                                <a:pt x="0" y="41745"/>
                                <a:pt x="41745" y="0"/>
                                <a:pt x="93243" y="0"/>
                              </a:cubicBezTo>
                              <a:close/>
                            </a:path>
                          </a:pathLst>
                        </a:custGeom>
                        <a:ln w="0" cap="flat">
                          <a:miter lim="127000"/>
                        </a:ln>
                      </wps:spPr>
                      <wps:style>
                        <a:lnRef idx="0">
                          <a:srgbClr val="000000">
                            <a:alpha val="0"/>
                          </a:srgbClr>
                        </a:lnRef>
                        <a:fillRef idx="1">
                          <a:srgbClr val="79C000"/>
                        </a:fillRef>
                        <a:effectRef idx="0">
                          <a:scrgbClr r="0" g="0" b="0"/>
                        </a:effectRef>
                        <a:fontRef idx="none"/>
                      </wps:style>
                      <wps:bodyPr/>
                    </wps:wsp>
                    <pic:pic xmlns:pic="http://schemas.openxmlformats.org/drawingml/2006/picture">
                      <pic:nvPicPr>
                        <pic:cNvPr id="3346" name="Picture 3346"/>
                        <pic:cNvPicPr/>
                      </pic:nvPicPr>
                      <pic:blipFill>
                        <a:blip r:embed="rId1"/>
                        <a:stretch>
                          <a:fillRect/>
                        </a:stretch>
                      </pic:blipFill>
                      <pic:spPr>
                        <a:xfrm>
                          <a:off x="4730115" y="225425"/>
                          <a:ext cx="2441575" cy="184150"/>
                        </a:xfrm>
                        <a:prstGeom prst="rect">
                          <a:avLst/>
                        </a:prstGeom>
                      </pic:spPr>
                    </pic:pic>
                    <wps:wsp>
                      <wps:cNvPr id="3352" name="Rectangle 3352"/>
                      <wps:cNvSpPr/>
                      <wps:spPr>
                        <a:xfrm>
                          <a:off x="4824350" y="229489"/>
                          <a:ext cx="2985147" cy="205901"/>
                        </a:xfrm>
                        <a:prstGeom prst="rect">
                          <a:avLst/>
                        </a:prstGeom>
                        <a:ln>
                          <a:noFill/>
                        </a:ln>
                      </wps:spPr>
                      <wps:txbx>
                        <w:txbxContent>
                          <w:p w:rsidR="00FC10B3" w:rsidRDefault="00112A14" w14:paraId="42EC5E0F" w14:textId="77777777">
                            <w:r>
                              <w:rPr>
                                <w:b/>
                                <w:color w:val="FFFFFF"/>
                                <w:sz w:val="20"/>
                              </w:rPr>
                              <w:t>Copyright</w:t>
                            </w:r>
                            <w:r>
                              <w:rPr>
                                <w:b/>
                                <w:color w:val="FFFFFF"/>
                                <w:spacing w:val="10"/>
                                <w:sz w:val="20"/>
                              </w:rPr>
                              <w:t xml:space="preserve"> </w:t>
                            </w:r>
                            <w:r>
                              <w:rPr>
                                <w:b/>
                                <w:color w:val="FFFFFF"/>
                                <w:sz w:val="20"/>
                              </w:rPr>
                              <w:t>©</w:t>
                            </w:r>
                            <w:r>
                              <w:rPr>
                                <w:b/>
                                <w:color w:val="FFFFFF"/>
                                <w:spacing w:val="11"/>
                                <w:sz w:val="20"/>
                              </w:rPr>
                              <w:t xml:space="preserve"> </w:t>
                            </w:r>
                            <w:r>
                              <w:rPr>
                                <w:b/>
                                <w:color w:val="FFFFFF"/>
                                <w:sz w:val="20"/>
                              </w:rPr>
                              <w:t>2024</w:t>
                            </w:r>
                            <w:r>
                              <w:rPr>
                                <w:b/>
                                <w:color w:val="FFFFFF"/>
                                <w:spacing w:val="9"/>
                                <w:sz w:val="20"/>
                              </w:rPr>
                              <w:t xml:space="preserve"> </w:t>
                            </w:r>
                            <w:r>
                              <w:rPr>
                                <w:b/>
                                <w:color w:val="FFFFFF"/>
                                <w:sz w:val="20"/>
                              </w:rPr>
                              <w:t>UCundinamarca</w:t>
                            </w:r>
                          </w:p>
                        </w:txbxContent>
                      </wps:txbx>
                      <wps:bodyPr horzOverflow="overflow" vert="horz" lIns="0" tIns="0" rIns="0" bIns="0" rtlCol="0">
                        <a:noAutofit/>
                      </wps:bodyPr>
                    </wps:wsp>
                    <wps:wsp>
                      <wps:cNvPr id="3353" name="Rectangle 3353"/>
                      <wps:cNvSpPr/>
                      <wps:spPr>
                        <a:xfrm>
                          <a:off x="7073265" y="229489"/>
                          <a:ext cx="46619" cy="205901"/>
                        </a:xfrm>
                        <a:prstGeom prst="rect">
                          <a:avLst/>
                        </a:prstGeom>
                        <a:ln>
                          <a:noFill/>
                        </a:ln>
                      </wps:spPr>
                      <wps:txbx>
                        <w:txbxContent>
                          <w:p w:rsidR="00FC10B3" w:rsidRDefault="00112A14" w14:paraId="5CA78728" w14:textId="77777777">
                            <w:r>
                              <w:rPr>
                                <w:b/>
                                <w:color w:val="FFFFFF"/>
                                <w:sz w:val="20"/>
                              </w:rPr>
                              <w:t xml:space="preserve"> </w:t>
                            </w:r>
                          </w:p>
                        </w:txbxContent>
                      </wps:txbx>
                      <wps:bodyPr horzOverflow="overflow" vert="horz" lIns="0" tIns="0" rIns="0" bIns="0" rtlCol="0">
                        <a:noAutofit/>
                      </wps:bodyPr>
                    </wps:wsp>
                    <pic:pic xmlns:pic="http://schemas.openxmlformats.org/drawingml/2006/picture">
                      <pic:nvPicPr>
                        <pic:cNvPr id="3347" name="Picture 3347"/>
                        <pic:cNvPicPr/>
                      </pic:nvPicPr>
                      <pic:blipFill>
                        <a:blip r:embed="rId2"/>
                        <a:stretch>
                          <a:fillRect/>
                        </a:stretch>
                      </pic:blipFill>
                      <pic:spPr>
                        <a:xfrm>
                          <a:off x="183515" y="225425"/>
                          <a:ext cx="3765550" cy="228600"/>
                        </a:xfrm>
                        <a:prstGeom prst="rect">
                          <a:avLst/>
                        </a:prstGeom>
                      </pic:spPr>
                    </pic:pic>
                    <wps:wsp>
                      <wps:cNvPr id="3350" name="Rectangle 3350"/>
                      <wps:cNvSpPr/>
                      <wps:spPr>
                        <a:xfrm>
                          <a:off x="275908" y="229489"/>
                          <a:ext cx="4697895" cy="205901"/>
                        </a:xfrm>
                        <a:prstGeom prst="rect">
                          <a:avLst/>
                        </a:prstGeom>
                        <a:ln>
                          <a:noFill/>
                        </a:ln>
                      </wps:spPr>
                      <wps:txbx>
                        <w:txbxContent>
                          <w:p w:rsidR="00FC10B3" w:rsidRDefault="00112A14" w14:paraId="6625FA67" w14:textId="77777777">
                            <w:r>
                              <w:rPr>
                                <w:b/>
                                <w:color w:val="FFFFFF"/>
                                <w:sz w:val="20"/>
                              </w:rPr>
                              <w:t>www.ucundinamarca.edu.co</w:t>
                            </w:r>
                            <w:r>
                              <w:rPr>
                                <w:b/>
                                <w:color w:val="FFFFFF"/>
                                <w:spacing w:val="11"/>
                                <w:sz w:val="20"/>
                              </w:rPr>
                              <w:t xml:space="preserve"> </w:t>
                            </w:r>
                            <w:r>
                              <w:rPr>
                                <w:b/>
                                <w:color w:val="FFFFFF"/>
                                <w:sz w:val="20"/>
                              </w:rPr>
                              <w:t>|</w:t>
                            </w:r>
                            <w:r>
                              <w:rPr>
                                <w:b/>
                                <w:color w:val="FFFFFF"/>
                                <w:spacing w:val="9"/>
                                <w:sz w:val="20"/>
                              </w:rPr>
                              <w:t xml:space="preserve"> </w:t>
                            </w:r>
                            <w:r>
                              <w:rPr>
                                <w:b/>
                                <w:color w:val="FFFFFF"/>
                                <w:sz w:val="20"/>
                              </w:rPr>
                              <w:t>Vigilada</w:t>
                            </w:r>
                            <w:r>
                              <w:rPr>
                                <w:b/>
                                <w:color w:val="FFFFFF"/>
                                <w:spacing w:val="9"/>
                                <w:sz w:val="20"/>
                              </w:rPr>
                              <w:t xml:space="preserve"> </w:t>
                            </w:r>
                            <w:r>
                              <w:rPr>
                                <w:b/>
                                <w:color w:val="FFFFFF"/>
                                <w:spacing w:val="10"/>
                                <w:sz w:val="20"/>
                              </w:rPr>
                              <w:t xml:space="preserve"> </w:t>
                            </w:r>
                            <w:r>
                              <w:rPr>
                                <w:b/>
                                <w:color w:val="FFFFFF"/>
                                <w:sz w:val="20"/>
                              </w:rPr>
                              <w:t>MinEducación</w:t>
                            </w:r>
                          </w:p>
                        </w:txbxContent>
                      </wps:txbx>
                      <wps:bodyPr horzOverflow="overflow" vert="horz" lIns="0" tIns="0" rIns="0" bIns="0" rtlCol="0">
                        <a:noAutofit/>
                      </wps:bodyPr>
                    </wps:wsp>
                    <wps:wsp>
                      <wps:cNvPr id="3351" name="Rectangle 3351"/>
                      <wps:cNvSpPr/>
                      <wps:spPr>
                        <a:xfrm>
                          <a:off x="3811016" y="229489"/>
                          <a:ext cx="46619" cy="205901"/>
                        </a:xfrm>
                        <a:prstGeom prst="rect">
                          <a:avLst/>
                        </a:prstGeom>
                        <a:ln>
                          <a:noFill/>
                        </a:ln>
                      </wps:spPr>
                      <wps:txbx>
                        <w:txbxContent>
                          <w:p w:rsidR="00FC10B3" w:rsidRDefault="00112A14" w14:paraId="6C54109A" w14:textId="77777777">
                            <w:r>
                              <w:rPr>
                                <w:b/>
                                <w:color w:val="FFFFFF"/>
                                <w:sz w:val="20"/>
                              </w:rPr>
                              <w:t xml:space="preserve"> </w:t>
                            </w:r>
                          </w:p>
                        </w:txbxContent>
                      </wps:txbx>
                      <wps:bodyPr horzOverflow="overflow" vert="horz" lIns="0" tIns="0" rIns="0" bIns="0" rtlCol="0">
                        <a:noAutofit/>
                      </wps:bodyPr>
                    </wps:wsp>
                    <wps:wsp>
                      <wps:cNvPr id="3348" name="Shape 3348"/>
                      <wps:cNvSpPr/>
                      <wps:spPr>
                        <a:xfrm>
                          <a:off x="4335272" y="190233"/>
                          <a:ext cx="0" cy="233045"/>
                        </a:xfrm>
                        <a:custGeom>
                          <a:avLst/>
                          <a:gdLst/>
                          <a:ahLst/>
                          <a:cxnLst/>
                          <a:rect l="0" t="0" r="0" b="0"/>
                          <a:pathLst>
                            <a:path h="233045">
                              <a:moveTo>
                                <a:pt x="0" y="0"/>
                              </a:moveTo>
                              <a:lnTo>
                                <a:pt x="0" y="233045"/>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id="Group 3344" style="position:absolute;left:0;text-align:left;margin-left:16.55pt;margin-top:745.75pt;width:578.4pt;height:46.15pt;z-index:251663360;mso-position-horizontal-relative:page;mso-position-vertical-relative:page" coordsize="73456,5863" o:spid="_x0000_s1044" w14:anchorId="18A87C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">
              <v:rect id="Rectangle 3349" style="position:absolute;left:8696;width:420;height:1892;visibility:visible;mso-wrap-style:square;v-text-anchor:top" o:spid="_x0000_s10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0AxwAAAN0AAAAPAAAAZHJzL2Rvd25yZXYueG1sRI9Pa8JA&#10;FMTvhX6H5Qm91Y1Vio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ORvXQDHAAAA3QAA&#10;AA8AAAAAAAAAAAAAAAAABwIAAGRycy9kb3ducmV2LnhtbFBLBQYAAAAAAwADALcAAAD7AgAAAAA=&#10;">
                <v:textbox inset="0,0,0,0">
                  <w:txbxContent>
                    <w:p w:rsidR="00FC10B3" w:rsidRDefault="00112A14" w14:paraId="4E5EA381" w14:textId="77777777">
                      <w:r>
                        <w:t xml:space="preserve"> </w:t>
                      </w:r>
                    </w:p>
                  </w:txbxContent>
                </v:textbox>
              </v:rect>
              <v:shape id="Shape 3345" style="position:absolute;top:269;width:73456;height:5594;visibility:visible;mso-wrap-style:square;v-text-anchor:top" coordsize="7345681,559436" o:spid="_x0000_s1046" fillcolor="#79c000" stroked="f" strokeweight="0" path="m93243,l7252462,v51435,,93219,41745,93219,93243l7345681,559436,,559436,,93243c,41745,41745,,932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">
                <v:stroke miterlimit="83231f" joinstyle="miter"/>
                <v:path textboxrect="0,0,7345681,559436"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346" style="position:absolute;left:47301;top:2254;width:24415;height:1841;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">
                <v:imagedata o:title="" r:id="rId3"/>
              </v:shape>
              <v:rect id="Rectangle 3352" style="position:absolute;left:48243;top:2294;width:29851;height:2059;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ms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bxJZrMYAAADdAAAA&#10;DwAAAAAAAAAAAAAAAAAHAgAAZHJzL2Rvd25yZXYueG1sUEsFBgAAAAADAAMAtwAAAPoCAAAAAA==&#10;">
                <v:textbox inset="0,0,0,0">
                  <w:txbxContent>
                    <w:p w:rsidR="00FC10B3" w:rsidRDefault="00112A14" w14:paraId="42EC5E0F" w14:textId="77777777">
                      <w:r>
                        <w:rPr>
                          <w:b/>
                          <w:color w:val="FFFFFF"/>
                          <w:sz w:val="20"/>
                        </w:rPr>
                        <w:t>Copyright</w:t>
                      </w:r>
                      <w:r>
                        <w:rPr>
                          <w:b/>
                          <w:color w:val="FFFFFF"/>
                          <w:spacing w:val="10"/>
                          <w:sz w:val="20"/>
                        </w:rPr>
                        <w:t xml:space="preserve"> </w:t>
                      </w:r>
                      <w:r>
                        <w:rPr>
                          <w:b/>
                          <w:color w:val="FFFFFF"/>
                          <w:sz w:val="20"/>
                        </w:rPr>
                        <w:t>©</w:t>
                      </w:r>
                      <w:r>
                        <w:rPr>
                          <w:b/>
                          <w:color w:val="FFFFFF"/>
                          <w:spacing w:val="11"/>
                          <w:sz w:val="20"/>
                        </w:rPr>
                        <w:t xml:space="preserve"> </w:t>
                      </w:r>
                      <w:r>
                        <w:rPr>
                          <w:b/>
                          <w:color w:val="FFFFFF"/>
                          <w:sz w:val="20"/>
                        </w:rPr>
                        <w:t>2024</w:t>
                      </w:r>
                      <w:r>
                        <w:rPr>
                          <w:b/>
                          <w:color w:val="FFFFFF"/>
                          <w:spacing w:val="9"/>
                          <w:sz w:val="20"/>
                        </w:rPr>
                        <w:t xml:space="preserve"> </w:t>
                      </w:r>
                      <w:r>
                        <w:rPr>
                          <w:b/>
                          <w:color w:val="FFFFFF"/>
                          <w:sz w:val="20"/>
                        </w:rPr>
                        <w:t>UCundinamarca</w:t>
                      </w:r>
                    </w:p>
                  </w:txbxContent>
                </v:textbox>
              </v:rect>
              <v:rect id="Rectangle 3353" style="position:absolute;left:70732;top:2294;width:466;height:2059;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v:textbox inset="0,0,0,0">
                  <w:txbxContent>
                    <w:p w:rsidR="00FC10B3" w:rsidRDefault="00112A14" w14:paraId="5CA78728" w14:textId="77777777">
                      <w:r>
                        <w:rPr>
                          <w:b/>
                          <w:color w:val="FFFFFF"/>
                          <w:sz w:val="20"/>
                        </w:rPr>
                        <w:t xml:space="preserve"> </w:t>
                      </w:r>
                    </w:p>
                  </w:txbxContent>
                </v:textbox>
              </v:rect>
              <v:shape id="Picture 3347" style="position:absolute;left:1835;top:2254;width:37655;height:2286;visibility:visible;mso-wrap-style:square" o:spid="_x0000_s105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">
                <v:imagedata o:title="" r:id="rId4"/>
              </v:shape>
              <v:rect id="Rectangle 3350" style="position:absolute;left:2759;top:2294;width:46979;height:2059;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GJAwwAAAN0AAAAPAAAAZHJzL2Rvd25yZXYueG1sRE9Ni8Iw&#10;EL0v+B/CCN7WVGV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8IxiQMMAAADdAAAADwAA&#10;AAAAAAAAAAAAAAAHAgAAZHJzL2Rvd25yZXYueG1sUEsFBgAAAAADAAMAtwAAAPcCAAAAAA==&#10;">
                <v:textbox inset="0,0,0,0">
                  <w:txbxContent>
                    <w:p w:rsidR="00FC10B3" w:rsidRDefault="00112A14" w14:paraId="6625FA67" w14:textId="77777777">
                      <w:r>
                        <w:rPr>
                          <w:b/>
                          <w:color w:val="FFFFFF"/>
                          <w:sz w:val="20"/>
                        </w:rPr>
                        <w:t>www.ucundinamarca.edu.co</w:t>
                      </w:r>
                      <w:r>
                        <w:rPr>
                          <w:b/>
                          <w:color w:val="FFFFFF"/>
                          <w:spacing w:val="11"/>
                          <w:sz w:val="20"/>
                        </w:rPr>
                        <w:t xml:space="preserve"> </w:t>
                      </w:r>
                      <w:r>
                        <w:rPr>
                          <w:b/>
                          <w:color w:val="FFFFFF"/>
                          <w:sz w:val="20"/>
                        </w:rPr>
                        <w:t>|</w:t>
                      </w:r>
                      <w:r>
                        <w:rPr>
                          <w:b/>
                          <w:color w:val="FFFFFF"/>
                          <w:spacing w:val="9"/>
                          <w:sz w:val="20"/>
                        </w:rPr>
                        <w:t xml:space="preserve"> </w:t>
                      </w:r>
                      <w:r>
                        <w:rPr>
                          <w:b/>
                          <w:color w:val="FFFFFF"/>
                          <w:sz w:val="20"/>
                        </w:rPr>
                        <w:t>Vigilada</w:t>
                      </w:r>
                      <w:r>
                        <w:rPr>
                          <w:b/>
                          <w:color w:val="FFFFFF"/>
                          <w:spacing w:val="9"/>
                          <w:sz w:val="20"/>
                        </w:rPr>
                        <w:t xml:space="preserve"> </w:t>
                      </w:r>
                      <w:r>
                        <w:rPr>
                          <w:b/>
                          <w:color w:val="FFFFFF"/>
                          <w:spacing w:val="10"/>
                          <w:sz w:val="20"/>
                        </w:rPr>
                        <w:t xml:space="preserve"> </w:t>
                      </w:r>
                      <w:r>
                        <w:rPr>
                          <w:b/>
                          <w:color w:val="FFFFFF"/>
                          <w:sz w:val="20"/>
                        </w:rPr>
                        <w:t>MinEducación</w:t>
                      </w:r>
                    </w:p>
                  </w:txbxContent>
                </v:textbox>
              </v:rect>
              <v:rect id="Rectangle 3351" style="position:absolute;left:38110;top:2294;width:466;height:2059;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fbxgAAAN0AAAAPAAAAZHJzL2Rvd25yZXYueG1sRI9Pi8Iw&#10;FMTvwn6H8Ba8aaqi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n8DH28YAAADdAAAA&#10;DwAAAAAAAAAAAAAAAAAHAgAAZHJzL2Rvd25yZXYueG1sUEsFBgAAAAADAAMAtwAAAPoCAAAAAA==&#10;">
                <v:textbox inset="0,0,0,0">
                  <w:txbxContent>
                    <w:p w:rsidR="00FC10B3" w:rsidRDefault="00112A14" w14:paraId="6C54109A" w14:textId="77777777">
                      <w:r>
                        <w:rPr>
                          <w:b/>
                          <w:color w:val="FFFFFF"/>
                          <w:sz w:val="20"/>
                        </w:rPr>
                        <w:t xml:space="preserve"> </w:t>
                      </w:r>
                    </w:p>
                  </w:txbxContent>
                </v:textbox>
              </v:rect>
              <v:shape id="Shape 3348" style="position:absolute;left:43352;top:1902;width:0;height:2330;visibility:visible;mso-wrap-style:square;v-text-anchor:top" coordsize="0,233045" o:spid="_x0000_s1053" filled="f" strokecolor="white" strokeweight="1.5pt" path="m,l,2330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">
                <v:stroke miterlimit="83231f" joinstyle="miter"/>
                <v:path textboxrect="0,0,0,233045" arrowok="t"/>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5D6D0BF8" w14:textId="77777777">
    <w:pPr>
      <w:spacing w:after="0"/>
      <w:ind w:left="-1701" w:right="9708"/>
    </w:pPr>
    <w:r>
      <w:rPr>
        <w:noProof/>
      </w:rPr>
      <mc:AlternateContent>
        <mc:Choice Requires="wpg">
          <w:drawing>
            <wp:anchor distT="0" distB="0" distL="114300" distR="114300" simplePos="0" relativeHeight="251664384" behindDoc="0" locked="0" layoutInCell="1" allowOverlap="1" wp14:anchorId="5D91AD35" wp14:editId="38AEBE05">
              <wp:simplePos x="0" y="0"/>
              <wp:positionH relativeFrom="page">
                <wp:posOffset>210185</wp:posOffset>
              </wp:positionH>
              <wp:positionV relativeFrom="page">
                <wp:posOffset>9471025</wp:posOffset>
              </wp:positionV>
              <wp:extent cx="7345681" cy="586385"/>
              <wp:effectExtent l="0" t="0" r="0" b="0"/>
              <wp:wrapSquare wrapText="bothSides"/>
              <wp:docPr id="3316" name="Group 3316"/>
              <wp:cNvGraphicFramePr/>
              <a:graphic xmlns:a="http://schemas.openxmlformats.org/drawingml/2006/main">
                <a:graphicData uri="http://schemas.microsoft.com/office/word/2010/wordprocessingGroup">
                  <wpg:wgp>
                    <wpg:cNvGrpSpPr/>
                    <wpg:grpSpPr>
                      <a:xfrm>
                        <a:off x="0" y="0"/>
                        <a:ext cx="7345681" cy="586385"/>
                        <a:chOff x="0" y="0"/>
                        <a:chExt cx="7345681" cy="586385"/>
                      </a:xfrm>
                    </wpg:grpSpPr>
                    <wps:wsp>
                      <wps:cNvPr id="3321" name="Rectangle 3321"/>
                      <wps:cNvSpPr/>
                      <wps:spPr>
                        <a:xfrm>
                          <a:off x="869633" y="0"/>
                          <a:ext cx="41991" cy="189248"/>
                        </a:xfrm>
                        <a:prstGeom prst="rect">
                          <a:avLst/>
                        </a:prstGeom>
                        <a:ln>
                          <a:noFill/>
                        </a:ln>
                      </wps:spPr>
                      <wps:txbx>
                        <w:txbxContent>
                          <w:p w:rsidR="00FC10B3" w:rsidRDefault="00112A14" w14:paraId="5C27E351" w14:textId="77777777">
                            <w:r>
                              <w:t xml:space="preserve"> </w:t>
                            </w:r>
                          </w:p>
                        </w:txbxContent>
                      </wps:txbx>
                      <wps:bodyPr horzOverflow="overflow" vert="horz" lIns="0" tIns="0" rIns="0" bIns="0" rtlCol="0">
                        <a:noAutofit/>
                      </wps:bodyPr>
                    </wps:wsp>
                    <wps:wsp>
                      <wps:cNvPr id="3317" name="Shape 3317"/>
                      <wps:cNvSpPr/>
                      <wps:spPr>
                        <a:xfrm>
                          <a:off x="0" y="26950"/>
                          <a:ext cx="7345681" cy="559436"/>
                        </a:xfrm>
                        <a:custGeom>
                          <a:avLst/>
                          <a:gdLst/>
                          <a:ahLst/>
                          <a:cxnLst/>
                          <a:rect l="0" t="0" r="0" b="0"/>
                          <a:pathLst>
                            <a:path w="7345681" h="559436">
                              <a:moveTo>
                                <a:pt x="93243" y="0"/>
                              </a:moveTo>
                              <a:lnTo>
                                <a:pt x="7252462" y="0"/>
                              </a:lnTo>
                              <a:cubicBezTo>
                                <a:pt x="7303897" y="0"/>
                                <a:pt x="7345681" y="41745"/>
                                <a:pt x="7345681" y="93243"/>
                              </a:cubicBezTo>
                              <a:lnTo>
                                <a:pt x="7345681" y="559436"/>
                              </a:lnTo>
                              <a:lnTo>
                                <a:pt x="0" y="559436"/>
                              </a:lnTo>
                              <a:lnTo>
                                <a:pt x="0" y="93243"/>
                              </a:lnTo>
                              <a:cubicBezTo>
                                <a:pt x="0" y="41745"/>
                                <a:pt x="41745" y="0"/>
                                <a:pt x="93243" y="0"/>
                              </a:cubicBezTo>
                              <a:close/>
                            </a:path>
                          </a:pathLst>
                        </a:custGeom>
                        <a:ln w="0" cap="flat">
                          <a:miter lim="127000"/>
                        </a:ln>
                      </wps:spPr>
                      <wps:style>
                        <a:lnRef idx="0">
                          <a:srgbClr val="000000">
                            <a:alpha val="0"/>
                          </a:srgbClr>
                        </a:lnRef>
                        <a:fillRef idx="1">
                          <a:srgbClr val="79C000"/>
                        </a:fillRef>
                        <a:effectRef idx="0">
                          <a:scrgbClr r="0" g="0" b="0"/>
                        </a:effectRef>
                        <a:fontRef idx="none"/>
                      </wps:style>
                      <wps:bodyPr/>
                    </wps:wsp>
                    <pic:pic xmlns:pic="http://schemas.openxmlformats.org/drawingml/2006/picture">
                      <pic:nvPicPr>
                        <pic:cNvPr id="3318" name="Picture 3318"/>
                        <pic:cNvPicPr/>
                      </pic:nvPicPr>
                      <pic:blipFill>
                        <a:blip r:embed="rId1"/>
                        <a:stretch>
                          <a:fillRect/>
                        </a:stretch>
                      </pic:blipFill>
                      <pic:spPr>
                        <a:xfrm>
                          <a:off x="4730115" y="225425"/>
                          <a:ext cx="2441575" cy="184150"/>
                        </a:xfrm>
                        <a:prstGeom prst="rect">
                          <a:avLst/>
                        </a:prstGeom>
                      </pic:spPr>
                    </pic:pic>
                    <wps:wsp>
                      <wps:cNvPr id="3324" name="Rectangle 3324"/>
                      <wps:cNvSpPr/>
                      <wps:spPr>
                        <a:xfrm>
                          <a:off x="4824350" y="229489"/>
                          <a:ext cx="2985147" cy="205901"/>
                        </a:xfrm>
                        <a:prstGeom prst="rect">
                          <a:avLst/>
                        </a:prstGeom>
                        <a:ln>
                          <a:noFill/>
                        </a:ln>
                      </wps:spPr>
                      <wps:txbx>
                        <w:txbxContent>
                          <w:p w:rsidR="00FC10B3" w:rsidRDefault="00112A14" w14:paraId="55F70B79" w14:textId="77777777">
                            <w:r>
                              <w:rPr>
                                <w:b/>
                                <w:color w:val="FFFFFF"/>
                                <w:sz w:val="20"/>
                              </w:rPr>
                              <w:t>Copyright</w:t>
                            </w:r>
                            <w:r>
                              <w:rPr>
                                <w:b/>
                                <w:color w:val="FFFFFF"/>
                                <w:spacing w:val="10"/>
                                <w:sz w:val="20"/>
                              </w:rPr>
                              <w:t xml:space="preserve"> </w:t>
                            </w:r>
                            <w:r>
                              <w:rPr>
                                <w:b/>
                                <w:color w:val="FFFFFF"/>
                                <w:sz w:val="20"/>
                              </w:rPr>
                              <w:t>©</w:t>
                            </w:r>
                            <w:r>
                              <w:rPr>
                                <w:b/>
                                <w:color w:val="FFFFFF"/>
                                <w:spacing w:val="11"/>
                                <w:sz w:val="20"/>
                              </w:rPr>
                              <w:t xml:space="preserve"> </w:t>
                            </w:r>
                            <w:r>
                              <w:rPr>
                                <w:b/>
                                <w:color w:val="FFFFFF"/>
                                <w:sz w:val="20"/>
                              </w:rPr>
                              <w:t>2024</w:t>
                            </w:r>
                            <w:r>
                              <w:rPr>
                                <w:b/>
                                <w:color w:val="FFFFFF"/>
                                <w:spacing w:val="9"/>
                                <w:sz w:val="20"/>
                              </w:rPr>
                              <w:t xml:space="preserve"> </w:t>
                            </w:r>
                            <w:r>
                              <w:rPr>
                                <w:b/>
                                <w:color w:val="FFFFFF"/>
                                <w:sz w:val="20"/>
                              </w:rPr>
                              <w:t>UCundinamarca</w:t>
                            </w:r>
                          </w:p>
                        </w:txbxContent>
                      </wps:txbx>
                      <wps:bodyPr horzOverflow="overflow" vert="horz" lIns="0" tIns="0" rIns="0" bIns="0" rtlCol="0">
                        <a:noAutofit/>
                      </wps:bodyPr>
                    </wps:wsp>
                    <wps:wsp>
                      <wps:cNvPr id="3325" name="Rectangle 3325"/>
                      <wps:cNvSpPr/>
                      <wps:spPr>
                        <a:xfrm>
                          <a:off x="7073265" y="229489"/>
                          <a:ext cx="46619" cy="205901"/>
                        </a:xfrm>
                        <a:prstGeom prst="rect">
                          <a:avLst/>
                        </a:prstGeom>
                        <a:ln>
                          <a:noFill/>
                        </a:ln>
                      </wps:spPr>
                      <wps:txbx>
                        <w:txbxContent>
                          <w:p w:rsidR="00FC10B3" w:rsidRDefault="00112A14" w14:paraId="2979D692" w14:textId="77777777">
                            <w:r>
                              <w:rPr>
                                <w:b/>
                                <w:color w:val="FFFFFF"/>
                                <w:sz w:val="20"/>
                              </w:rPr>
                              <w:t xml:space="preserve"> </w:t>
                            </w:r>
                          </w:p>
                        </w:txbxContent>
                      </wps:txbx>
                      <wps:bodyPr horzOverflow="overflow" vert="horz" lIns="0" tIns="0" rIns="0" bIns="0" rtlCol="0">
                        <a:noAutofit/>
                      </wps:bodyPr>
                    </wps:wsp>
                    <pic:pic xmlns:pic="http://schemas.openxmlformats.org/drawingml/2006/picture">
                      <pic:nvPicPr>
                        <pic:cNvPr id="3319" name="Picture 3319"/>
                        <pic:cNvPicPr/>
                      </pic:nvPicPr>
                      <pic:blipFill>
                        <a:blip r:embed="rId2"/>
                        <a:stretch>
                          <a:fillRect/>
                        </a:stretch>
                      </pic:blipFill>
                      <pic:spPr>
                        <a:xfrm>
                          <a:off x="183515" y="225425"/>
                          <a:ext cx="3765550" cy="228600"/>
                        </a:xfrm>
                        <a:prstGeom prst="rect">
                          <a:avLst/>
                        </a:prstGeom>
                      </pic:spPr>
                    </pic:pic>
                    <wps:wsp>
                      <wps:cNvPr id="3322" name="Rectangle 3322"/>
                      <wps:cNvSpPr/>
                      <wps:spPr>
                        <a:xfrm>
                          <a:off x="275908" y="229489"/>
                          <a:ext cx="4697895" cy="205901"/>
                        </a:xfrm>
                        <a:prstGeom prst="rect">
                          <a:avLst/>
                        </a:prstGeom>
                        <a:ln>
                          <a:noFill/>
                        </a:ln>
                      </wps:spPr>
                      <wps:txbx>
                        <w:txbxContent>
                          <w:p w:rsidR="00FC10B3" w:rsidRDefault="00112A14" w14:paraId="48353945" w14:textId="77777777">
                            <w:r>
                              <w:rPr>
                                <w:b/>
                                <w:color w:val="FFFFFF"/>
                                <w:sz w:val="20"/>
                              </w:rPr>
                              <w:t>www.ucundinamarca.edu.co</w:t>
                            </w:r>
                            <w:r>
                              <w:rPr>
                                <w:b/>
                                <w:color w:val="FFFFFF"/>
                                <w:spacing w:val="11"/>
                                <w:sz w:val="20"/>
                              </w:rPr>
                              <w:t xml:space="preserve"> </w:t>
                            </w:r>
                            <w:r>
                              <w:rPr>
                                <w:b/>
                                <w:color w:val="FFFFFF"/>
                                <w:sz w:val="20"/>
                              </w:rPr>
                              <w:t>|</w:t>
                            </w:r>
                            <w:r>
                              <w:rPr>
                                <w:b/>
                                <w:color w:val="FFFFFF"/>
                                <w:spacing w:val="9"/>
                                <w:sz w:val="20"/>
                              </w:rPr>
                              <w:t xml:space="preserve"> </w:t>
                            </w:r>
                            <w:r>
                              <w:rPr>
                                <w:b/>
                                <w:color w:val="FFFFFF"/>
                                <w:sz w:val="20"/>
                              </w:rPr>
                              <w:t>Vigilada</w:t>
                            </w:r>
                            <w:r>
                              <w:rPr>
                                <w:b/>
                                <w:color w:val="FFFFFF"/>
                                <w:spacing w:val="9"/>
                                <w:sz w:val="20"/>
                              </w:rPr>
                              <w:t xml:space="preserve"> </w:t>
                            </w:r>
                            <w:r>
                              <w:rPr>
                                <w:b/>
                                <w:color w:val="FFFFFF"/>
                                <w:spacing w:val="10"/>
                                <w:sz w:val="20"/>
                              </w:rPr>
                              <w:t xml:space="preserve"> </w:t>
                            </w:r>
                            <w:r>
                              <w:rPr>
                                <w:b/>
                                <w:color w:val="FFFFFF"/>
                                <w:sz w:val="20"/>
                              </w:rPr>
                              <w:t>MinEducación</w:t>
                            </w:r>
                          </w:p>
                        </w:txbxContent>
                      </wps:txbx>
                      <wps:bodyPr horzOverflow="overflow" vert="horz" lIns="0" tIns="0" rIns="0" bIns="0" rtlCol="0">
                        <a:noAutofit/>
                      </wps:bodyPr>
                    </wps:wsp>
                    <wps:wsp>
                      <wps:cNvPr id="3323" name="Rectangle 3323"/>
                      <wps:cNvSpPr/>
                      <wps:spPr>
                        <a:xfrm>
                          <a:off x="3811016" y="229489"/>
                          <a:ext cx="46619" cy="205901"/>
                        </a:xfrm>
                        <a:prstGeom prst="rect">
                          <a:avLst/>
                        </a:prstGeom>
                        <a:ln>
                          <a:noFill/>
                        </a:ln>
                      </wps:spPr>
                      <wps:txbx>
                        <w:txbxContent>
                          <w:p w:rsidR="00FC10B3" w:rsidRDefault="00112A14" w14:paraId="68D9D899" w14:textId="77777777">
                            <w:r>
                              <w:rPr>
                                <w:b/>
                                <w:color w:val="FFFFFF"/>
                                <w:sz w:val="20"/>
                              </w:rPr>
                              <w:t xml:space="preserve"> </w:t>
                            </w:r>
                          </w:p>
                        </w:txbxContent>
                      </wps:txbx>
                      <wps:bodyPr horzOverflow="overflow" vert="horz" lIns="0" tIns="0" rIns="0" bIns="0" rtlCol="0">
                        <a:noAutofit/>
                      </wps:bodyPr>
                    </wps:wsp>
                    <wps:wsp>
                      <wps:cNvPr id="3320" name="Shape 3320"/>
                      <wps:cNvSpPr/>
                      <wps:spPr>
                        <a:xfrm>
                          <a:off x="4335272" y="190233"/>
                          <a:ext cx="0" cy="233045"/>
                        </a:xfrm>
                        <a:custGeom>
                          <a:avLst/>
                          <a:gdLst/>
                          <a:ahLst/>
                          <a:cxnLst/>
                          <a:rect l="0" t="0" r="0" b="0"/>
                          <a:pathLst>
                            <a:path h="233045">
                              <a:moveTo>
                                <a:pt x="0" y="0"/>
                              </a:moveTo>
                              <a:lnTo>
                                <a:pt x="0" y="233045"/>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id="Group 3316" style="position:absolute;left:0;text-align:left;margin-left:16.55pt;margin-top:745.75pt;width:578.4pt;height:46.15pt;z-index:251664384;mso-position-horizontal-relative:page;mso-position-vertical-relative:page" coordsize="73456,5863" o:spid="_x0000_s1054" w14:anchorId="5D91AD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">
              <v:rect id="Rectangle 3321" style="position:absolute;left:8696;width:420;height:1892;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rS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MfGtKbHAAAA3QAA&#10;AA8AAAAAAAAAAAAAAAAABwIAAGRycy9kb3ducmV2LnhtbFBLBQYAAAAAAwADALcAAAD7AgAAAAA=&#10;">
                <v:textbox inset="0,0,0,0">
                  <w:txbxContent>
                    <w:p w:rsidR="00FC10B3" w:rsidRDefault="00112A14" w14:paraId="5C27E351" w14:textId="77777777">
                      <w:r>
                        <w:t xml:space="preserve"> </w:t>
                      </w:r>
                    </w:p>
                  </w:txbxContent>
                </v:textbox>
              </v:rect>
              <v:shape id="Shape 3317" style="position:absolute;top:269;width:73456;height:5594;visibility:visible;mso-wrap-style:square;v-text-anchor:top" coordsize="7345681,559436" o:spid="_x0000_s1056" fillcolor="#79c000" stroked="f" strokeweight="0" path="m93243,l7252462,v51435,,93219,41745,93219,93243l7345681,559436,,559436,,93243c,41745,41745,,932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">
                <v:stroke miterlimit="83231f" joinstyle="miter"/>
                <v:path textboxrect="0,0,7345681,559436"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318" style="position:absolute;left:47301;top:2254;width:24415;height:1841;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">
                <v:imagedata o:title="" r:id="rId3"/>
              </v:shape>
              <v:rect id="Rectangle 3324" style="position:absolute;left:48243;top:2294;width:29851;height:2059;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v:textbox inset="0,0,0,0">
                  <w:txbxContent>
                    <w:p w:rsidR="00FC10B3" w:rsidRDefault="00112A14" w14:paraId="55F70B79" w14:textId="77777777">
                      <w:r>
                        <w:rPr>
                          <w:b/>
                          <w:color w:val="FFFFFF"/>
                          <w:sz w:val="20"/>
                        </w:rPr>
                        <w:t>Copyright</w:t>
                      </w:r>
                      <w:r>
                        <w:rPr>
                          <w:b/>
                          <w:color w:val="FFFFFF"/>
                          <w:spacing w:val="10"/>
                          <w:sz w:val="20"/>
                        </w:rPr>
                        <w:t xml:space="preserve"> </w:t>
                      </w:r>
                      <w:r>
                        <w:rPr>
                          <w:b/>
                          <w:color w:val="FFFFFF"/>
                          <w:sz w:val="20"/>
                        </w:rPr>
                        <w:t>©</w:t>
                      </w:r>
                      <w:r>
                        <w:rPr>
                          <w:b/>
                          <w:color w:val="FFFFFF"/>
                          <w:spacing w:val="11"/>
                          <w:sz w:val="20"/>
                        </w:rPr>
                        <w:t xml:space="preserve"> </w:t>
                      </w:r>
                      <w:r>
                        <w:rPr>
                          <w:b/>
                          <w:color w:val="FFFFFF"/>
                          <w:sz w:val="20"/>
                        </w:rPr>
                        <w:t>2024</w:t>
                      </w:r>
                      <w:r>
                        <w:rPr>
                          <w:b/>
                          <w:color w:val="FFFFFF"/>
                          <w:spacing w:val="9"/>
                          <w:sz w:val="20"/>
                        </w:rPr>
                        <w:t xml:space="preserve"> </w:t>
                      </w:r>
                      <w:r>
                        <w:rPr>
                          <w:b/>
                          <w:color w:val="FFFFFF"/>
                          <w:sz w:val="20"/>
                        </w:rPr>
                        <w:t>UCundinamarca</w:t>
                      </w:r>
                    </w:p>
                  </w:txbxContent>
                </v:textbox>
              </v:rect>
              <v:rect id="Rectangle 3325" style="position:absolute;left:70732;top:2294;width:466;height:2059;visibility:visible;mso-wrap-style:square;v-text-anchor:top" o:spid="_x0000_s10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v:textbox inset="0,0,0,0">
                  <w:txbxContent>
                    <w:p w:rsidR="00FC10B3" w:rsidRDefault="00112A14" w14:paraId="2979D692" w14:textId="77777777">
                      <w:r>
                        <w:rPr>
                          <w:b/>
                          <w:color w:val="FFFFFF"/>
                          <w:sz w:val="20"/>
                        </w:rPr>
                        <w:t xml:space="preserve"> </w:t>
                      </w:r>
                    </w:p>
                  </w:txbxContent>
                </v:textbox>
              </v:rect>
              <v:shape id="Picture 3319" style="position:absolute;left:1835;top:2254;width:37655;height:2286;visibility:visible;mso-wrap-style:square" o:spid="_x0000_s106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">
                <v:imagedata o:title="" r:id="rId4"/>
              </v:shape>
              <v:rect id="Rectangle 3322" style="position:absolute;left:2759;top:2294;width:46979;height:2059;visibility:visible;mso-wrap-style:square;v-text-anchor:top" o:spid="_x0000_s10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Cr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DcUKtHHAAAA3QAA&#10;AA8AAAAAAAAAAAAAAAAABwIAAGRycy9kb3ducmV2LnhtbFBLBQYAAAAAAwADALcAAAD7AgAAAAA=&#10;">
                <v:textbox inset="0,0,0,0">
                  <w:txbxContent>
                    <w:p w:rsidR="00FC10B3" w:rsidRDefault="00112A14" w14:paraId="48353945" w14:textId="77777777">
                      <w:r>
                        <w:rPr>
                          <w:b/>
                          <w:color w:val="FFFFFF"/>
                          <w:sz w:val="20"/>
                        </w:rPr>
                        <w:t>www.ucundinamarca.edu.co</w:t>
                      </w:r>
                      <w:r>
                        <w:rPr>
                          <w:b/>
                          <w:color w:val="FFFFFF"/>
                          <w:spacing w:val="11"/>
                          <w:sz w:val="20"/>
                        </w:rPr>
                        <w:t xml:space="preserve"> </w:t>
                      </w:r>
                      <w:r>
                        <w:rPr>
                          <w:b/>
                          <w:color w:val="FFFFFF"/>
                          <w:sz w:val="20"/>
                        </w:rPr>
                        <w:t>|</w:t>
                      </w:r>
                      <w:r>
                        <w:rPr>
                          <w:b/>
                          <w:color w:val="FFFFFF"/>
                          <w:spacing w:val="9"/>
                          <w:sz w:val="20"/>
                        </w:rPr>
                        <w:t xml:space="preserve"> </w:t>
                      </w:r>
                      <w:r>
                        <w:rPr>
                          <w:b/>
                          <w:color w:val="FFFFFF"/>
                          <w:sz w:val="20"/>
                        </w:rPr>
                        <w:t>Vigilada</w:t>
                      </w:r>
                      <w:r>
                        <w:rPr>
                          <w:b/>
                          <w:color w:val="FFFFFF"/>
                          <w:spacing w:val="9"/>
                          <w:sz w:val="20"/>
                        </w:rPr>
                        <w:t xml:space="preserve"> </w:t>
                      </w:r>
                      <w:r>
                        <w:rPr>
                          <w:b/>
                          <w:color w:val="FFFFFF"/>
                          <w:spacing w:val="10"/>
                          <w:sz w:val="20"/>
                        </w:rPr>
                        <w:t xml:space="preserve"> </w:t>
                      </w:r>
                      <w:r>
                        <w:rPr>
                          <w:b/>
                          <w:color w:val="FFFFFF"/>
                          <w:sz w:val="20"/>
                        </w:rPr>
                        <w:t>MinEducación</w:t>
                      </w:r>
                    </w:p>
                  </w:txbxContent>
                </v:textbox>
              </v:rect>
              <v:rect id="Rectangle 3323" style="position:absolute;left:38110;top:2294;width:466;height:2059;visibility:visible;mso-wrap-style:square;v-text-anchor:top" o:spid="_x0000_s10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v:textbox inset="0,0,0,0">
                  <w:txbxContent>
                    <w:p w:rsidR="00FC10B3" w:rsidRDefault="00112A14" w14:paraId="68D9D899" w14:textId="77777777">
                      <w:r>
                        <w:rPr>
                          <w:b/>
                          <w:color w:val="FFFFFF"/>
                          <w:sz w:val="20"/>
                        </w:rPr>
                        <w:t xml:space="preserve"> </w:t>
                      </w:r>
                    </w:p>
                  </w:txbxContent>
                </v:textbox>
              </v:rect>
              <v:shape id="Shape 3320" style="position:absolute;left:43352;top:1902;width:0;height:2330;visibility:visible;mso-wrap-style:square;v-text-anchor:top" coordsize="0,233045" o:spid="_x0000_s1063" filled="f" strokecolor="white" strokeweight="1.5pt" path="m,l,23304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">
                <v:stroke miterlimit="83231f" joinstyle="miter"/>
                <v:path textboxrect="0,0,0,233045" arrowok="t"/>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2C80EE33" w14:textId="439F0A91">
    <w:pPr>
      <w:spacing w:after="0" w:line="383" w:lineRule="auto"/>
      <w:ind w:left="-935" w:right="-1755" w:firstLine="935"/>
    </w:pPr>
    <w:r>
      <w:rPr>
        <w:noProof/>
      </w:rPr>
      <w:drawing>
        <wp:anchor distT="0" distB="0" distL="114300" distR="114300" simplePos="0" relativeHeight="251665408" behindDoc="1" locked="0" layoutInCell="1" allowOverlap="0" wp14:anchorId="36B5963A" wp14:editId="6F5103F6">
          <wp:simplePos x="0" y="0"/>
          <wp:positionH relativeFrom="page">
            <wp:posOffset>4940300</wp:posOffset>
          </wp:positionH>
          <wp:positionV relativeFrom="page">
            <wp:posOffset>9696450</wp:posOffset>
          </wp:positionV>
          <wp:extent cx="2441575" cy="184150"/>
          <wp:effectExtent l="0" t="0" r="0" b="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2441575" cy="184150"/>
                  </a:xfrm>
                  <a:prstGeom prst="rect">
                    <a:avLst/>
                  </a:prstGeom>
                </pic:spPr>
              </pic:pic>
            </a:graphicData>
          </a:graphic>
        </wp:anchor>
      </w:drawing>
    </w:r>
    <w:r>
      <w:rPr>
        <w:b/>
        <w:color w:val="FFFFFF"/>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6BE1" w:rsidRDefault="006B6BE1" w14:paraId="5872BF91" w14:textId="77777777">
      <w:pPr>
        <w:spacing w:after="0" w:line="240" w:lineRule="auto"/>
      </w:pPr>
      <w:r>
        <w:separator/>
      </w:r>
    </w:p>
  </w:footnote>
  <w:footnote w:type="continuationSeparator" w:id="0">
    <w:p w:rsidR="006B6BE1" w:rsidRDefault="006B6BE1" w14:paraId="43EE472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43B62617" w14:textId="77777777">
    <w:pPr>
      <w:spacing w:after="0"/>
      <w:ind w:left="-1701" w:right="9708"/>
    </w:pPr>
    <w:r>
      <w:rPr>
        <w:noProof/>
      </w:rPr>
      <mc:AlternateContent>
        <mc:Choice Requires="wpg">
          <w:drawing>
            <wp:anchor distT="0" distB="0" distL="114300" distR="114300" simplePos="0" relativeHeight="251658240" behindDoc="0" locked="0" layoutInCell="1" allowOverlap="1" wp14:anchorId="2B1CF727" wp14:editId="11426538">
              <wp:simplePos x="0" y="0"/>
              <wp:positionH relativeFrom="page">
                <wp:posOffset>212090</wp:posOffset>
              </wp:positionH>
              <wp:positionV relativeFrom="page">
                <wp:posOffset>6985</wp:posOffset>
              </wp:positionV>
              <wp:extent cx="7345680" cy="894715"/>
              <wp:effectExtent l="0" t="0" r="0" b="0"/>
              <wp:wrapSquare wrapText="bothSides"/>
              <wp:docPr id="3330" name="Group 3330"/>
              <wp:cNvGraphicFramePr/>
              <a:graphic xmlns:a="http://schemas.openxmlformats.org/drawingml/2006/main">
                <a:graphicData uri="http://schemas.microsoft.com/office/word/2010/wordprocessingGroup">
                  <wpg:wgp>
                    <wpg:cNvGrpSpPr/>
                    <wpg:grpSpPr>
                      <a:xfrm>
                        <a:off x="0" y="0"/>
                        <a:ext cx="7345680" cy="894715"/>
                        <a:chOff x="0" y="0"/>
                        <a:chExt cx="7345680" cy="894715"/>
                      </a:xfrm>
                    </wpg:grpSpPr>
                    <wps:wsp>
                      <wps:cNvPr id="3338" name="Rectangle 3338"/>
                      <wps:cNvSpPr/>
                      <wps:spPr>
                        <a:xfrm>
                          <a:off x="867727" y="472822"/>
                          <a:ext cx="41991" cy="189248"/>
                        </a:xfrm>
                        <a:prstGeom prst="rect">
                          <a:avLst/>
                        </a:prstGeom>
                        <a:ln>
                          <a:noFill/>
                        </a:ln>
                      </wps:spPr>
                      <wps:txbx>
                        <w:txbxContent>
                          <w:p w:rsidR="00FC10B3" w:rsidRDefault="00112A14" w14:paraId="44A3F9A4" w14:textId="77777777">
                            <w:r>
                              <w:t xml:space="preserve"> </w:t>
                            </w:r>
                          </w:p>
                        </w:txbxContent>
                      </wps:txbx>
                      <wps:bodyPr horzOverflow="overflow" vert="horz" lIns="0" tIns="0" rIns="0" bIns="0" rtlCol="0">
                        <a:noAutofit/>
                      </wps:bodyPr>
                    </wps:wsp>
                    <wps:wsp>
                      <wps:cNvPr id="3331" name="Shape 3331"/>
                      <wps:cNvSpPr/>
                      <wps:spPr>
                        <a:xfrm>
                          <a:off x="0" y="0"/>
                          <a:ext cx="7345680" cy="894715"/>
                        </a:xfrm>
                        <a:custGeom>
                          <a:avLst/>
                          <a:gdLst/>
                          <a:ahLst/>
                          <a:cxnLst/>
                          <a:rect l="0" t="0" r="0" b="0"/>
                          <a:pathLst>
                            <a:path w="7345680" h="894715">
                              <a:moveTo>
                                <a:pt x="0" y="0"/>
                              </a:moveTo>
                              <a:lnTo>
                                <a:pt x="7345680" y="0"/>
                              </a:lnTo>
                              <a:lnTo>
                                <a:pt x="7345680" y="745617"/>
                              </a:lnTo>
                              <a:cubicBezTo>
                                <a:pt x="7345680" y="827913"/>
                                <a:pt x="7278878" y="894715"/>
                                <a:pt x="7196582" y="894715"/>
                              </a:cubicBezTo>
                              <a:lnTo>
                                <a:pt x="149123" y="894715"/>
                              </a:lnTo>
                              <a:cubicBezTo>
                                <a:pt x="66764" y="894715"/>
                                <a:pt x="0" y="827913"/>
                                <a:pt x="0" y="745617"/>
                              </a:cubicBezTo>
                              <a:lnTo>
                                <a:pt x="0" y="0"/>
                              </a:lnTo>
                              <a:close/>
                            </a:path>
                          </a:pathLst>
                        </a:custGeom>
                        <a:ln w="0" cap="flat">
                          <a:miter lim="127000"/>
                        </a:ln>
                      </wps:spPr>
                      <wps:style>
                        <a:lnRef idx="0">
                          <a:srgbClr val="000000">
                            <a:alpha val="0"/>
                          </a:srgbClr>
                        </a:lnRef>
                        <a:fillRef idx="1">
                          <a:srgbClr val="4D4D4D"/>
                        </a:fillRef>
                        <a:effectRef idx="0">
                          <a:scrgbClr r="0" g="0" b="0"/>
                        </a:effectRef>
                        <a:fontRef idx="none"/>
                      </wps:style>
                      <wps:bodyPr/>
                    </wps:wsp>
                    <pic:pic xmlns:pic="http://schemas.openxmlformats.org/drawingml/2006/picture">
                      <pic:nvPicPr>
                        <pic:cNvPr id="3332" name="Picture 3332"/>
                        <pic:cNvPicPr/>
                      </pic:nvPicPr>
                      <pic:blipFill>
                        <a:blip r:embed="rId1"/>
                        <a:stretch>
                          <a:fillRect/>
                        </a:stretch>
                      </pic:blipFill>
                      <pic:spPr>
                        <a:xfrm>
                          <a:off x="438785" y="224790"/>
                          <a:ext cx="6130925" cy="203200"/>
                        </a:xfrm>
                        <a:prstGeom prst="rect">
                          <a:avLst/>
                        </a:prstGeom>
                      </pic:spPr>
                    </pic:pic>
                    <wps:wsp>
                      <wps:cNvPr id="3334" name="Rectangle 3334"/>
                      <wps:cNvSpPr/>
                      <wps:spPr>
                        <a:xfrm>
                          <a:off x="531178" y="223823"/>
                          <a:ext cx="4716605" cy="288776"/>
                        </a:xfrm>
                        <a:prstGeom prst="rect">
                          <a:avLst/>
                        </a:prstGeom>
                        <a:ln>
                          <a:noFill/>
                        </a:ln>
                      </wps:spPr>
                      <wps:txbx>
                        <w:txbxContent>
                          <w:p w:rsidR="00FC10B3" w:rsidRDefault="00112A14" w14:paraId="3E495919" w14:textId="77777777">
                            <w:r>
                              <w:rPr>
                                <w:b/>
                                <w:color w:val="FFFFFF"/>
                                <w:sz w:val="28"/>
                              </w:rPr>
                              <w:t>CIENCIA,</w:t>
                            </w:r>
                            <w:r>
                              <w:rPr>
                                <w:b/>
                                <w:color w:val="FFFFFF"/>
                                <w:spacing w:val="13"/>
                                <w:sz w:val="28"/>
                              </w:rPr>
                              <w:t xml:space="preserve"> </w:t>
                            </w:r>
                            <w:r>
                              <w:rPr>
                                <w:b/>
                                <w:color w:val="FFFFFF"/>
                                <w:sz w:val="28"/>
                              </w:rPr>
                              <w:t>TECNOLOGÍA</w:t>
                            </w:r>
                            <w:r>
                              <w:rPr>
                                <w:b/>
                                <w:color w:val="FFFFFF"/>
                                <w:spacing w:val="12"/>
                                <w:sz w:val="28"/>
                              </w:rPr>
                              <w:t xml:space="preserve"> </w:t>
                            </w:r>
                            <w:r>
                              <w:rPr>
                                <w:b/>
                                <w:color w:val="FFFFFF"/>
                                <w:sz w:val="28"/>
                              </w:rPr>
                              <w:t>E</w:t>
                            </w:r>
                            <w:r>
                              <w:rPr>
                                <w:b/>
                                <w:color w:val="FFFFFF"/>
                                <w:spacing w:val="13"/>
                                <w:sz w:val="28"/>
                              </w:rPr>
                              <w:t xml:space="preserve"> </w:t>
                            </w:r>
                            <w:r>
                              <w:rPr>
                                <w:b/>
                                <w:color w:val="FFFFFF"/>
                                <w:sz w:val="28"/>
                              </w:rPr>
                              <w:t>INNOVACIÓN</w:t>
                            </w:r>
                          </w:p>
                        </w:txbxContent>
                      </wps:txbx>
                      <wps:bodyPr horzOverflow="overflow" vert="horz" lIns="0" tIns="0" rIns="0" bIns="0" rtlCol="0">
                        <a:noAutofit/>
                      </wps:bodyPr>
                    </wps:wsp>
                    <wps:wsp>
                      <wps:cNvPr id="3335" name="Rectangle 3335"/>
                      <wps:cNvSpPr/>
                      <wps:spPr>
                        <a:xfrm>
                          <a:off x="4079240" y="223823"/>
                          <a:ext cx="65384" cy="288776"/>
                        </a:xfrm>
                        <a:prstGeom prst="rect">
                          <a:avLst/>
                        </a:prstGeom>
                        <a:ln>
                          <a:noFill/>
                        </a:ln>
                      </wps:spPr>
                      <wps:txbx>
                        <w:txbxContent>
                          <w:p w:rsidR="00FC10B3" w:rsidRDefault="00112A14" w14:paraId="59E2C1A0" w14:textId="77777777">
                            <w:r>
                              <w:rPr>
                                <w:b/>
                                <w:color w:val="FFFFFF"/>
                                <w:sz w:val="28"/>
                              </w:rPr>
                              <w:t xml:space="preserve"> </w:t>
                            </w:r>
                          </w:p>
                        </w:txbxContent>
                      </wps:txbx>
                      <wps:bodyPr horzOverflow="overflow" vert="horz" lIns="0" tIns="0" rIns="0" bIns="0" rtlCol="0">
                        <a:noAutofit/>
                      </wps:bodyPr>
                    </wps:wsp>
                    <pic:pic xmlns:pic="http://schemas.openxmlformats.org/drawingml/2006/picture">
                      <pic:nvPicPr>
                        <pic:cNvPr id="3333" name="Picture 3333"/>
                        <pic:cNvPicPr/>
                      </pic:nvPicPr>
                      <pic:blipFill>
                        <a:blip r:embed="rId2"/>
                        <a:stretch>
                          <a:fillRect/>
                        </a:stretch>
                      </pic:blipFill>
                      <pic:spPr>
                        <a:xfrm>
                          <a:off x="438785" y="485140"/>
                          <a:ext cx="2082800" cy="155575"/>
                        </a:xfrm>
                        <a:prstGeom prst="rect">
                          <a:avLst/>
                        </a:prstGeom>
                      </pic:spPr>
                    </pic:pic>
                    <wps:wsp>
                      <wps:cNvPr id="3336" name="Rectangle 3336"/>
                      <wps:cNvSpPr/>
                      <wps:spPr>
                        <a:xfrm>
                          <a:off x="531178" y="484048"/>
                          <a:ext cx="2491288" cy="247082"/>
                        </a:xfrm>
                        <a:prstGeom prst="rect">
                          <a:avLst/>
                        </a:prstGeom>
                        <a:ln>
                          <a:noFill/>
                        </a:ln>
                      </wps:spPr>
                      <wps:txbx>
                        <w:txbxContent>
                          <w:p w:rsidR="00FC10B3" w:rsidRDefault="00112A14" w14:paraId="690C29AB" w14:textId="77777777">
                            <w:r>
                              <w:rPr>
                                <w:b/>
                                <w:color w:val="FFFFFF"/>
                                <w:sz w:val="24"/>
                              </w:rPr>
                              <w:t>CÓDIGO.</w:t>
                            </w:r>
                            <w:r>
                              <w:rPr>
                                <w:b/>
                                <w:color w:val="FFFFFF"/>
                                <w:spacing w:val="12"/>
                                <w:sz w:val="24"/>
                              </w:rPr>
                              <w:t xml:space="preserve"> </w:t>
                            </w:r>
                            <w:r>
                              <w:rPr>
                                <w:b/>
                                <w:color w:val="FFFFFF"/>
                                <w:sz w:val="24"/>
                              </w:rPr>
                              <w:t>CAD102020631</w:t>
                            </w:r>
                          </w:p>
                        </w:txbxContent>
                      </wps:txbx>
                      <wps:bodyPr horzOverflow="overflow" vert="horz" lIns="0" tIns="0" rIns="0" bIns="0" rtlCol="0">
                        <a:noAutofit/>
                      </wps:bodyPr>
                    </wps:wsp>
                    <wps:wsp>
                      <wps:cNvPr id="3337" name="Rectangle 3337"/>
                      <wps:cNvSpPr/>
                      <wps:spPr>
                        <a:xfrm>
                          <a:off x="2408301" y="484048"/>
                          <a:ext cx="55943" cy="247082"/>
                        </a:xfrm>
                        <a:prstGeom prst="rect">
                          <a:avLst/>
                        </a:prstGeom>
                        <a:ln>
                          <a:noFill/>
                        </a:ln>
                      </wps:spPr>
                      <wps:txbx>
                        <w:txbxContent>
                          <w:p w:rsidR="00FC10B3" w:rsidRDefault="00112A14" w14:paraId="3D06719B" w14:textId="77777777">
                            <w:r>
                              <w:rPr>
                                <w:b/>
                                <w:color w:val="FFFFFF"/>
                                <w:sz w:val="24"/>
                              </w:rPr>
                              <w:t xml:space="preserve"> </w:t>
                            </w:r>
                          </w:p>
                        </w:txbxContent>
                      </wps:txbx>
                      <wps:bodyPr horzOverflow="overflow" vert="horz" lIns="0" tIns="0" rIns="0" bIns="0" rtlCol="0">
                        <a:noAutofit/>
                      </wps:bodyPr>
                    </wps:wsp>
                  </wpg:wgp>
                </a:graphicData>
              </a:graphic>
            </wp:anchor>
          </w:drawing>
        </mc:Choice>
        <mc:Fallback>
          <w:pict>
            <v:group id="Group 3330" style="position:absolute;left:0;text-align:left;margin-left:16.7pt;margin-top:.55pt;width:578.4pt;height:70.45pt;z-index:251658240;mso-position-horizontal-relative:page;mso-position-vertical-relative:page" coordsize="73456,8947" o:spid="_x0000_s1026" w14:anchorId="2B1CF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">
              <v:rect id="Rectangle 3338" style="position:absolute;left:8677;top:4728;width:420;height:1892;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v:textbox inset="0,0,0,0">
                  <w:txbxContent>
                    <w:p w:rsidR="00FC10B3" w:rsidRDefault="00112A14" w14:paraId="44A3F9A4" w14:textId="77777777">
                      <w:r>
                        <w:t xml:space="preserve"> </w:t>
                      </w:r>
                    </w:p>
                  </w:txbxContent>
                </v:textbox>
              </v:rect>
              <v:shape id="Shape 3331" style="position:absolute;width:73456;height:8947;visibility:visible;mso-wrap-style:square;v-text-anchor:top" coordsize="7345680,894715" o:spid="_x0000_s1028" fillcolor="#4d4d4d" stroked="f" strokeweight="0" path="m,l7345680,r,745617c7345680,827913,7278878,894715,7196582,894715r-7047459,c66764,894715,,827913,,74561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">
                <v:stroke miterlimit="83231f" joinstyle="miter"/>
                <v:path textboxrect="0,0,7345680,894715"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332" style="position:absolute;left:4387;top:2247;width:61310;height:2032;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">
                <v:imagedata o:title="" r:id="rId3"/>
              </v:shape>
              <v:rect id="Rectangle 3334" style="position:absolute;left:5311;top:2238;width:47166;height:2887;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v:textbox inset="0,0,0,0">
                  <w:txbxContent>
                    <w:p w:rsidR="00FC10B3" w:rsidRDefault="00112A14" w14:paraId="3E495919" w14:textId="77777777">
                      <w:r>
                        <w:rPr>
                          <w:b/>
                          <w:color w:val="FFFFFF"/>
                          <w:sz w:val="28"/>
                        </w:rPr>
                        <w:t>CIENCIA,</w:t>
                      </w:r>
                      <w:r>
                        <w:rPr>
                          <w:b/>
                          <w:color w:val="FFFFFF"/>
                          <w:spacing w:val="13"/>
                          <w:sz w:val="28"/>
                        </w:rPr>
                        <w:t xml:space="preserve"> </w:t>
                      </w:r>
                      <w:r>
                        <w:rPr>
                          <w:b/>
                          <w:color w:val="FFFFFF"/>
                          <w:sz w:val="28"/>
                        </w:rPr>
                        <w:t>TECNOLOGÍA</w:t>
                      </w:r>
                      <w:r>
                        <w:rPr>
                          <w:b/>
                          <w:color w:val="FFFFFF"/>
                          <w:spacing w:val="12"/>
                          <w:sz w:val="28"/>
                        </w:rPr>
                        <w:t xml:space="preserve"> </w:t>
                      </w:r>
                      <w:r>
                        <w:rPr>
                          <w:b/>
                          <w:color w:val="FFFFFF"/>
                          <w:sz w:val="28"/>
                        </w:rPr>
                        <w:t>E</w:t>
                      </w:r>
                      <w:r>
                        <w:rPr>
                          <w:b/>
                          <w:color w:val="FFFFFF"/>
                          <w:spacing w:val="13"/>
                          <w:sz w:val="28"/>
                        </w:rPr>
                        <w:t xml:space="preserve"> </w:t>
                      </w:r>
                      <w:r>
                        <w:rPr>
                          <w:b/>
                          <w:color w:val="FFFFFF"/>
                          <w:sz w:val="28"/>
                        </w:rPr>
                        <w:t>INNOVACIÓN</w:t>
                      </w:r>
                    </w:p>
                  </w:txbxContent>
                </v:textbox>
              </v:rect>
              <v:rect id="Rectangle 3335" style="position:absolute;left:40792;top:2238;width:654;height:2887;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R4xwAAAN0AAAAPAAAAZHJzL2Rvd25yZXYueG1sRI9Ba8JA&#10;FITvhf6H5Qm9NRsNL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D0kJHjHAAAA3QAA&#10;AA8AAAAAAAAAAAAAAAAABwIAAGRycy9kb3ducmV2LnhtbFBLBQYAAAAAAwADALcAAAD7AgAAAAA=&#10;">
                <v:textbox inset="0,0,0,0">
                  <w:txbxContent>
                    <w:p w:rsidR="00FC10B3" w:rsidRDefault="00112A14" w14:paraId="59E2C1A0" w14:textId="77777777">
                      <w:r>
                        <w:rPr>
                          <w:b/>
                          <w:color w:val="FFFFFF"/>
                          <w:sz w:val="28"/>
                        </w:rPr>
                        <w:t xml:space="preserve"> </w:t>
                      </w:r>
                    </w:p>
                  </w:txbxContent>
                </v:textbox>
              </v:rect>
              <v:shape id="Picture 3333" style="position:absolute;left:4387;top:4851;width:20828;height:1556;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">
                <v:imagedata o:title="" r:id="rId4"/>
              </v:shape>
              <v:rect id="Rectangle 3336" style="position:absolute;left:5311;top:4840;width:24913;height:2471;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v:textbox inset="0,0,0,0">
                  <w:txbxContent>
                    <w:p w:rsidR="00FC10B3" w:rsidRDefault="00112A14" w14:paraId="690C29AB" w14:textId="77777777">
                      <w:r>
                        <w:rPr>
                          <w:b/>
                          <w:color w:val="FFFFFF"/>
                          <w:sz w:val="24"/>
                        </w:rPr>
                        <w:t>CÓDIGO.</w:t>
                      </w:r>
                      <w:r>
                        <w:rPr>
                          <w:b/>
                          <w:color w:val="FFFFFF"/>
                          <w:spacing w:val="12"/>
                          <w:sz w:val="24"/>
                        </w:rPr>
                        <w:t xml:space="preserve"> </w:t>
                      </w:r>
                      <w:r>
                        <w:rPr>
                          <w:b/>
                          <w:color w:val="FFFFFF"/>
                          <w:sz w:val="24"/>
                        </w:rPr>
                        <w:t>CAD102020631</w:t>
                      </w:r>
                    </w:p>
                  </w:txbxContent>
                </v:textbox>
              </v:rect>
              <v:rect id="Rectangle 3337" style="position:absolute;left:24083;top:4840;width:559;height:2471;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UxwAAAN0AAAAPAAAAZHJzL2Rvd25yZXYueG1sRI9Ba8JA&#10;FITvhf6H5Qm9NRsN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KK6H5THAAAA3QAA&#10;AA8AAAAAAAAAAAAAAAAABwIAAGRycy9kb3ducmV2LnhtbFBLBQYAAAAAAwADALcAAAD7AgAAAAA=&#10;">
                <v:textbox inset="0,0,0,0">
                  <w:txbxContent>
                    <w:p w:rsidR="00FC10B3" w:rsidRDefault="00112A14" w14:paraId="3D06719B" w14:textId="77777777">
                      <w:r>
                        <w:rPr>
                          <w:b/>
                          <w:color w:val="FFFFFF"/>
                          <w:sz w:val="24"/>
                        </w:rPr>
                        <w:t xml:space="preserve"> </w:t>
                      </w:r>
                    </w:p>
                  </w:txbxContent>
                </v:textbox>
              </v:rect>
              <w10:wrap type="square" anchorx="page" anchory="page"/>
            </v:group>
          </w:pict>
        </mc:Fallback>
      </mc:AlternateContent>
    </w:r>
  </w:p>
  <w:p w:rsidR="00FC10B3" w:rsidRDefault="00112A14" w14:paraId="3DE01CAB" w14:textId="77777777">
    <w:r>
      <w:rPr>
        <w:noProof/>
      </w:rPr>
      <mc:AlternateContent>
        <mc:Choice Requires="wpg">
          <w:drawing>
            <wp:anchor distT="0" distB="0" distL="114300" distR="114300" simplePos="0" relativeHeight="251659264" behindDoc="1" locked="0" layoutInCell="1" allowOverlap="1" wp14:anchorId="3B31C4D9" wp14:editId="7F5998D0">
              <wp:simplePos x="0" y="0"/>
              <wp:positionH relativeFrom="page">
                <wp:posOffset>0</wp:posOffset>
              </wp:positionH>
              <wp:positionV relativeFrom="page">
                <wp:posOffset>0</wp:posOffset>
              </wp:positionV>
              <wp:extent cx="1" cy="1"/>
              <wp:effectExtent l="0" t="0" r="0" b="0"/>
              <wp:wrapNone/>
              <wp:docPr id="3339" name="Group 33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pic="http://schemas.openxmlformats.org/drawingml/2006/picture" xmlns:a="http://schemas.openxmlformats.org/drawingml/2006/main">
          <w:pict w14:anchorId="7D40A43C">
            <v:group id="Group 333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1A81AE87" w14:textId="77777777">
    <w:pPr>
      <w:spacing w:after="0"/>
      <w:ind w:left="-1701" w:right="9708"/>
    </w:pPr>
    <w:r>
      <w:rPr>
        <w:noProof/>
      </w:rPr>
      <mc:AlternateContent>
        <mc:Choice Requires="wpg">
          <w:drawing>
            <wp:anchor distT="0" distB="0" distL="114300" distR="114300" simplePos="0" relativeHeight="251660288" behindDoc="0" locked="0" layoutInCell="1" allowOverlap="1" wp14:anchorId="2B48578E" wp14:editId="11539CF5">
              <wp:simplePos x="0" y="0"/>
              <wp:positionH relativeFrom="page">
                <wp:posOffset>212090</wp:posOffset>
              </wp:positionH>
              <wp:positionV relativeFrom="page">
                <wp:posOffset>6985</wp:posOffset>
              </wp:positionV>
              <wp:extent cx="7345680" cy="894715"/>
              <wp:effectExtent l="0" t="0" r="0" b="0"/>
              <wp:wrapSquare wrapText="bothSides"/>
              <wp:docPr id="3302" name="Group 3302"/>
              <wp:cNvGraphicFramePr/>
              <a:graphic xmlns:a="http://schemas.openxmlformats.org/drawingml/2006/main">
                <a:graphicData uri="http://schemas.microsoft.com/office/word/2010/wordprocessingGroup">
                  <wpg:wgp>
                    <wpg:cNvGrpSpPr/>
                    <wpg:grpSpPr>
                      <a:xfrm>
                        <a:off x="0" y="0"/>
                        <a:ext cx="7345680" cy="894715"/>
                        <a:chOff x="0" y="0"/>
                        <a:chExt cx="7345680" cy="894715"/>
                      </a:xfrm>
                    </wpg:grpSpPr>
                    <wps:wsp>
                      <wps:cNvPr id="3310" name="Rectangle 3310"/>
                      <wps:cNvSpPr/>
                      <wps:spPr>
                        <a:xfrm>
                          <a:off x="867727" y="472822"/>
                          <a:ext cx="41991" cy="189248"/>
                        </a:xfrm>
                        <a:prstGeom prst="rect">
                          <a:avLst/>
                        </a:prstGeom>
                        <a:ln>
                          <a:noFill/>
                        </a:ln>
                      </wps:spPr>
                      <wps:txbx>
                        <w:txbxContent>
                          <w:p w:rsidR="00FC10B3" w:rsidRDefault="00112A14" w14:paraId="4A121DF6" w14:textId="77777777">
                            <w:r>
                              <w:t xml:space="preserve"> </w:t>
                            </w:r>
                          </w:p>
                        </w:txbxContent>
                      </wps:txbx>
                      <wps:bodyPr horzOverflow="overflow" vert="horz" lIns="0" tIns="0" rIns="0" bIns="0" rtlCol="0">
                        <a:noAutofit/>
                      </wps:bodyPr>
                    </wps:wsp>
                    <wps:wsp>
                      <wps:cNvPr id="3303" name="Shape 3303"/>
                      <wps:cNvSpPr/>
                      <wps:spPr>
                        <a:xfrm>
                          <a:off x="0" y="0"/>
                          <a:ext cx="7345680" cy="894715"/>
                        </a:xfrm>
                        <a:custGeom>
                          <a:avLst/>
                          <a:gdLst/>
                          <a:ahLst/>
                          <a:cxnLst/>
                          <a:rect l="0" t="0" r="0" b="0"/>
                          <a:pathLst>
                            <a:path w="7345680" h="894715">
                              <a:moveTo>
                                <a:pt x="0" y="0"/>
                              </a:moveTo>
                              <a:lnTo>
                                <a:pt x="7345680" y="0"/>
                              </a:lnTo>
                              <a:lnTo>
                                <a:pt x="7345680" y="745617"/>
                              </a:lnTo>
                              <a:cubicBezTo>
                                <a:pt x="7345680" y="827913"/>
                                <a:pt x="7278878" y="894715"/>
                                <a:pt x="7196582" y="894715"/>
                              </a:cubicBezTo>
                              <a:lnTo>
                                <a:pt x="149123" y="894715"/>
                              </a:lnTo>
                              <a:cubicBezTo>
                                <a:pt x="66764" y="894715"/>
                                <a:pt x="0" y="827913"/>
                                <a:pt x="0" y="745617"/>
                              </a:cubicBezTo>
                              <a:lnTo>
                                <a:pt x="0" y="0"/>
                              </a:lnTo>
                              <a:close/>
                            </a:path>
                          </a:pathLst>
                        </a:custGeom>
                        <a:ln w="0" cap="flat">
                          <a:miter lim="127000"/>
                        </a:ln>
                      </wps:spPr>
                      <wps:style>
                        <a:lnRef idx="0">
                          <a:srgbClr val="000000">
                            <a:alpha val="0"/>
                          </a:srgbClr>
                        </a:lnRef>
                        <a:fillRef idx="1">
                          <a:srgbClr val="4D4D4D"/>
                        </a:fillRef>
                        <a:effectRef idx="0">
                          <a:scrgbClr r="0" g="0" b="0"/>
                        </a:effectRef>
                        <a:fontRef idx="none"/>
                      </wps:style>
                      <wps:bodyPr/>
                    </wps:wsp>
                    <pic:pic xmlns:pic="http://schemas.openxmlformats.org/drawingml/2006/picture">
                      <pic:nvPicPr>
                        <pic:cNvPr id="3304" name="Picture 3304"/>
                        <pic:cNvPicPr/>
                      </pic:nvPicPr>
                      <pic:blipFill>
                        <a:blip r:embed="rId1"/>
                        <a:stretch>
                          <a:fillRect/>
                        </a:stretch>
                      </pic:blipFill>
                      <pic:spPr>
                        <a:xfrm>
                          <a:off x="438785" y="224790"/>
                          <a:ext cx="6130925" cy="203200"/>
                        </a:xfrm>
                        <a:prstGeom prst="rect">
                          <a:avLst/>
                        </a:prstGeom>
                      </pic:spPr>
                    </pic:pic>
                    <wps:wsp>
                      <wps:cNvPr id="3306" name="Rectangle 3306"/>
                      <wps:cNvSpPr/>
                      <wps:spPr>
                        <a:xfrm>
                          <a:off x="531178" y="223823"/>
                          <a:ext cx="4716605" cy="288776"/>
                        </a:xfrm>
                        <a:prstGeom prst="rect">
                          <a:avLst/>
                        </a:prstGeom>
                        <a:ln>
                          <a:noFill/>
                        </a:ln>
                      </wps:spPr>
                      <wps:txbx>
                        <w:txbxContent>
                          <w:p w:rsidR="00FC10B3" w:rsidRDefault="00112A14" w14:paraId="0AB3231D" w14:textId="77777777">
                            <w:r>
                              <w:rPr>
                                <w:b/>
                                <w:color w:val="FFFFFF"/>
                                <w:sz w:val="28"/>
                              </w:rPr>
                              <w:t>CIENCIA,</w:t>
                            </w:r>
                            <w:r>
                              <w:rPr>
                                <w:b/>
                                <w:color w:val="FFFFFF"/>
                                <w:spacing w:val="13"/>
                                <w:sz w:val="28"/>
                              </w:rPr>
                              <w:t xml:space="preserve"> </w:t>
                            </w:r>
                            <w:r>
                              <w:rPr>
                                <w:b/>
                                <w:color w:val="FFFFFF"/>
                                <w:sz w:val="28"/>
                              </w:rPr>
                              <w:t>TECNOLOGÍA</w:t>
                            </w:r>
                            <w:r>
                              <w:rPr>
                                <w:b/>
                                <w:color w:val="FFFFFF"/>
                                <w:spacing w:val="12"/>
                                <w:sz w:val="28"/>
                              </w:rPr>
                              <w:t xml:space="preserve"> </w:t>
                            </w:r>
                            <w:r>
                              <w:rPr>
                                <w:b/>
                                <w:color w:val="FFFFFF"/>
                                <w:sz w:val="28"/>
                              </w:rPr>
                              <w:t>E</w:t>
                            </w:r>
                            <w:r>
                              <w:rPr>
                                <w:b/>
                                <w:color w:val="FFFFFF"/>
                                <w:spacing w:val="13"/>
                                <w:sz w:val="28"/>
                              </w:rPr>
                              <w:t xml:space="preserve"> </w:t>
                            </w:r>
                            <w:r>
                              <w:rPr>
                                <w:b/>
                                <w:color w:val="FFFFFF"/>
                                <w:sz w:val="28"/>
                              </w:rPr>
                              <w:t>INNOVACIÓN</w:t>
                            </w:r>
                          </w:p>
                        </w:txbxContent>
                      </wps:txbx>
                      <wps:bodyPr horzOverflow="overflow" vert="horz" lIns="0" tIns="0" rIns="0" bIns="0" rtlCol="0">
                        <a:noAutofit/>
                      </wps:bodyPr>
                    </wps:wsp>
                    <wps:wsp>
                      <wps:cNvPr id="3307" name="Rectangle 3307"/>
                      <wps:cNvSpPr/>
                      <wps:spPr>
                        <a:xfrm>
                          <a:off x="4079240" y="223823"/>
                          <a:ext cx="65384" cy="288776"/>
                        </a:xfrm>
                        <a:prstGeom prst="rect">
                          <a:avLst/>
                        </a:prstGeom>
                        <a:ln>
                          <a:noFill/>
                        </a:ln>
                      </wps:spPr>
                      <wps:txbx>
                        <w:txbxContent>
                          <w:p w:rsidR="00FC10B3" w:rsidRDefault="00112A14" w14:paraId="3FBFF684" w14:textId="77777777">
                            <w:r>
                              <w:rPr>
                                <w:b/>
                                <w:color w:val="FFFFFF"/>
                                <w:sz w:val="28"/>
                              </w:rPr>
                              <w:t xml:space="preserve"> </w:t>
                            </w:r>
                          </w:p>
                        </w:txbxContent>
                      </wps:txbx>
                      <wps:bodyPr horzOverflow="overflow" vert="horz" lIns="0" tIns="0" rIns="0" bIns="0" rtlCol="0">
                        <a:noAutofit/>
                      </wps:bodyPr>
                    </wps:wsp>
                    <pic:pic xmlns:pic="http://schemas.openxmlformats.org/drawingml/2006/picture">
                      <pic:nvPicPr>
                        <pic:cNvPr id="3305" name="Picture 3305"/>
                        <pic:cNvPicPr/>
                      </pic:nvPicPr>
                      <pic:blipFill>
                        <a:blip r:embed="rId2"/>
                        <a:stretch>
                          <a:fillRect/>
                        </a:stretch>
                      </pic:blipFill>
                      <pic:spPr>
                        <a:xfrm>
                          <a:off x="438785" y="485140"/>
                          <a:ext cx="2082800" cy="155575"/>
                        </a:xfrm>
                        <a:prstGeom prst="rect">
                          <a:avLst/>
                        </a:prstGeom>
                      </pic:spPr>
                    </pic:pic>
                    <wps:wsp>
                      <wps:cNvPr id="3308" name="Rectangle 3308"/>
                      <wps:cNvSpPr/>
                      <wps:spPr>
                        <a:xfrm>
                          <a:off x="531178" y="484048"/>
                          <a:ext cx="2491288" cy="247082"/>
                        </a:xfrm>
                        <a:prstGeom prst="rect">
                          <a:avLst/>
                        </a:prstGeom>
                        <a:ln>
                          <a:noFill/>
                        </a:ln>
                      </wps:spPr>
                      <wps:txbx>
                        <w:txbxContent>
                          <w:p w:rsidR="00FC10B3" w:rsidRDefault="00112A14" w14:paraId="1E8C9D0F" w14:textId="77777777">
                            <w:r>
                              <w:rPr>
                                <w:b/>
                                <w:color w:val="FFFFFF"/>
                                <w:sz w:val="24"/>
                              </w:rPr>
                              <w:t>CÓDIGO.</w:t>
                            </w:r>
                            <w:r>
                              <w:rPr>
                                <w:b/>
                                <w:color w:val="FFFFFF"/>
                                <w:spacing w:val="12"/>
                                <w:sz w:val="24"/>
                              </w:rPr>
                              <w:t xml:space="preserve"> </w:t>
                            </w:r>
                            <w:r>
                              <w:rPr>
                                <w:b/>
                                <w:color w:val="FFFFFF"/>
                                <w:sz w:val="24"/>
                              </w:rPr>
                              <w:t>CAD102020631</w:t>
                            </w:r>
                          </w:p>
                        </w:txbxContent>
                      </wps:txbx>
                      <wps:bodyPr horzOverflow="overflow" vert="horz" lIns="0" tIns="0" rIns="0" bIns="0" rtlCol="0">
                        <a:noAutofit/>
                      </wps:bodyPr>
                    </wps:wsp>
                    <wps:wsp>
                      <wps:cNvPr id="3309" name="Rectangle 3309"/>
                      <wps:cNvSpPr/>
                      <wps:spPr>
                        <a:xfrm>
                          <a:off x="2408301" y="484048"/>
                          <a:ext cx="55943" cy="247082"/>
                        </a:xfrm>
                        <a:prstGeom prst="rect">
                          <a:avLst/>
                        </a:prstGeom>
                        <a:ln>
                          <a:noFill/>
                        </a:ln>
                      </wps:spPr>
                      <wps:txbx>
                        <w:txbxContent>
                          <w:p w:rsidR="00FC10B3" w:rsidRDefault="00112A14" w14:paraId="17F9F7D7" w14:textId="77777777">
                            <w:r>
                              <w:rPr>
                                <w:b/>
                                <w:color w:val="FFFFFF"/>
                                <w:sz w:val="24"/>
                              </w:rPr>
                              <w:t xml:space="preserve"> </w:t>
                            </w:r>
                          </w:p>
                        </w:txbxContent>
                      </wps:txbx>
                      <wps:bodyPr horzOverflow="overflow" vert="horz" lIns="0" tIns="0" rIns="0" bIns="0" rtlCol="0">
                        <a:noAutofit/>
                      </wps:bodyPr>
                    </wps:wsp>
                  </wpg:wgp>
                </a:graphicData>
              </a:graphic>
            </wp:anchor>
          </w:drawing>
        </mc:Choice>
        <mc:Fallback>
          <w:pict>
            <v:group id="Group 3302" style="position:absolute;left:0;text-align:left;margin-left:16.7pt;margin-top:.55pt;width:578.4pt;height:70.45pt;z-index:251660288;mso-position-horizontal-relative:page;mso-position-vertical-relative:page" coordsize="73456,8947" o:spid="_x0000_s1035" w14:anchorId="2B48578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">
              <v:rect id="Rectangle 3310" style="position:absolute;left:8677;top:4728;width:420;height:1892;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tuAwgAAAN0AAAAPAAAAZHJzL2Rvd25yZXYueG1sRE/LisIw&#10;FN0L8w/hDsxOUx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Bm5tuAwgAAAN0AAAAPAAAA&#10;AAAAAAAAAAAAAAcCAABkcnMvZG93bnJldi54bWxQSwUGAAAAAAMAAwC3AAAA9gIAAAAA&#10;">
                <v:textbox inset="0,0,0,0">
                  <w:txbxContent>
                    <w:p w:rsidR="00FC10B3" w:rsidRDefault="00112A14" w14:paraId="4A121DF6" w14:textId="77777777">
                      <w:r>
                        <w:t xml:space="preserve"> </w:t>
                      </w:r>
                    </w:p>
                  </w:txbxContent>
                </v:textbox>
              </v:rect>
              <v:shape id="Shape 3303" style="position:absolute;width:73456;height:8947;visibility:visible;mso-wrap-style:square;v-text-anchor:top" coordsize="7345680,894715" o:spid="_x0000_s1037" fillcolor="#4d4d4d" stroked="f" strokeweight="0" path="m,l7345680,r,745617c7345680,827913,7278878,894715,7196582,894715r-7047459,c66764,894715,,827913,,74561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">
                <v:stroke miterlimit="83231f" joinstyle="miter"/>
                <v:path textboxrect="0,0,7345680,894715"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304" style="position:absolute;left:4387;top:2247;width:61310;height:2032;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">
                <v:imagedata o:title="" r:id="rId3"/>
              </v:shape>
              <v:rect id="Rectangle 3306" style="position:absolute;left:5311;top:2238;width:47166;height:2887;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v:textbox inset="0,0,0,0">
                  <w:txbxContent>
                    <w:p w:rsidR="00FC10B3" w:rsidRDefault="00112A14" w14:paraId="0AB3231D" w14:textId="77777777">
                      <w:r>
                        <w:rPr>
                          <w:b/>
                          <w:color w:val="FFFFFF"/>
                          <w:sz w:val="28"/>
                        </w:rPr>
                        <w:t>CIENCIA,</w:t>
                      </w:r>
                      <w:r>
                        <w:rPr>
                          <w:b/>
                          <w:color w:val="FFFFFF"/>
                          <w:spacing w:val="13"/>
                          <w:sz w:val="28"/>
                        </w:rPr>
                        <w:t xml:space="preserve"> </w:t>
                      </w:r>
                      <w:r>
                        <w:rPr>
                          <w:b/>
                          <w:color w:val="FFFFFF"/>
                          <w:sz w:val="28"/>
                        </w:rPr>
                        <w:t>TECNOLOGÍA</w:t>
                      </w:r>
                      <w:r>
                        <w:rPr>
                          <w:b/>
                          <w:color w:val="FFFFFF"/>
                          <w:spacing w:val="12"/>
                          <w:sz w:val="28"/>
                        </w:rPr>
                        <w:t xml:space="preserve"> </w:t>
                      </w:r>
                      <w:r>
                        <w:rPr>
                          <w:b/>
                          <w:color w:val="FFFFFF"/>
                          <w:sz w:val="28"/>
                        </w:rPr>
                        <w:t>E</w:t>
                      </w:r>
                      <w:r>
                        <w:rPr>
                          <w:b/>
                          <w:color w:val="FFFFFF"/>
                          <w:spacing w:val="13"/>
                          <w:sz w:val="28"/>
                        </w:rPr>
                        <w:t xml:space="preserve"> </w:t>
                      </w:r>
                      <w:r>
                        <w:rPr>
                          <w:b/>
                          <w:color w:val="FFFFFF"/>
                          <w:sz w:val="28"/>
                        </w:rPr>
                        <w:t>INNOVACIÓN</w:t>
                      </w:r>
                    </w:p>
                  </w:txbxContent>
                </v:textbox>
              </v:rect>
              <v:rect id="Rectangle 3307" style="position:absolute;left:40792;top:2238;width:654;height:2887;visibility:visible;mso-wrap-style:square;v-text-anchor:top"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v:textbox inset="0,0,0,0">
                  <w:txbxContent>
                    <w:p w:rsidR="00FC10B3" w:rsidRDefault="00112A14" w14:paraId="3FBFF684" w14:textId="77777777">
                      <w:r>
                        <w:rPr>
                          <w:b/>
                          <w:color w:val="FFFFFF"/>
                          <w:sz w:val="28"/>
                        </w:rPr>
                        <w:t xml:space="preserve"> </w:t>
                      </w:r>
                    </w:p>
                  </w:txbxContent>
                </v:textbox>
              </v:rect>
              <v:shape id="Picture 3305" style="position:absolute;left:4387;top:4851;width:20828;height:1556;visibility:visible;mso-wrap-style:square" o:spid="_x0000_s104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">
                <v:imagedata o:title="" r:id="rId4"/>
              </v:shape>
              <v:rect id="Rectangle 3308" style="position:absolute;left:5311;top:4840;width:24913;height:2471;visibility:visible;mso-wrap-style:square;v-text-anchor:top"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FbwgAAAN0AAAAPAAAAZHJzL2Rvd25yZXYueG1sRE9Ni8Iw&#10;EL0L/ocwwt40dQX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AdSUFbwgAAAN0AAAAPAAAA&#10;AAAAAAAAAAAAAAcCAABkcnMvZG93bnJldi54bWxQSwUGAAAAAAMAAwC3AAAA9gIAAAAA&#10;">
                <v:textbox inset="0,0,0,0">
                  <w:txbxContent>
                    <w:p w:rsidR="00FC10B3" w:rsidRDefault="00112A14" w14:paraId="1E8C9D0F" w14:textId="77777777">
                      <w:r>
                        <w:rPr>
                          <w:b/>
                          <w:color w:val="FFFFFF"/>
                          <w:sz w:val="24"/>
                        </w:rPr>
                        <w:t>CÓDIGO.</w:t>
                      </w:r>
                      <w:r>
                        <w:rPr>
                          <w:b/>
                          <w:color w:val="FFFFFF"/>
                          <w:spacing w:val="12"/>
                          <w:sz w:val="24"/>
                        </w:rPr>
                        <w:t xml:space="preserve"> </w:t>
                      </w:r>
                      <w:r>
                        <w:rPr>
                          <w:b/>
                          <w:color w:val="FFFFFF"/>
                          <w:sz w:val="24"/>
                        </w:rPr>
                        <w:t>CAD102020631</w:t>
                      </w:r>
                    </w:p>
                  </w:txbxContent>
                </v:textbox>
              </v:rect>
              <v:rect id="Rectangle 3309" style="position:absolute;left:24083;top:4840;width:559;height:2471;visibility:visible;mso-wrap-style:square;v-text-anchor:top" o:spid="_x0000_s10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TAxQAAAN0AAAAPAAAAZHJzL2Rvd25yZXYueG1sRI9Pi8Iw&#10;FMTvwn6H8Ba8aarC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ByBeTAxQAAAN0AAAAP&#10;AAAAAAAAAAAAAAAAAAcCAABkcnMvZG93bnJldi54bWxQSwUGAAAAAAMAAwC3AAAA+QIAAAAA&#10;">
                <v:textbox inset="0,0,0,0">
                  <w:txbxContent>
                    <w:p w:rsidR="00FC10B3" w:rsidRDefault="00112A14" w14:paraId="17F9F7D7" w14:textId="77777777">
                      <w:r>
                        <w:rPr>
                          <w:b/>
                          <w:color w:val="FFFFFF"/>
                          <w:sz w:val="24"/>
                        </w:rPr>
                        <w:t xml:space="preserve"> </w:t>
                      </w:r>
                    </w:p>
                  </w:txbxContent>
                </v:textbox>
              </v:rect>
              <w10:wrap type="square" anchorx="page" anchory="page"/>
            </v:group>
          </w:pict>
        </mc:Fallback>
      </mc:AlternateContent>
    </w:r>
  </w:p>
  <w:p w:rsidR="00FC10B3" w:rsidRDefault="00112A14" w14:paraId="7C112544" w14:textId="77777777">
    <w:r>
      <w:rPr>
        <w:noProof/>
      </w:rPr>
      <mc:AlternateContent>
        <mc:Choice Requires="wpg">
          <w:drawing>
            <wp:anchor distT="0" distB="0" distL="114300" distR="114300" simplePos="0" relativeHeight="251661312" behindDoc="1" locked="0" layoutInCell="1" allowOverlap="1" wp14:anchorId="4FB92996" wp14:editId="0D7D3D61">
              <wp:simplePos x="0" y="0"/>
              <wp:positionH relativeFrom="page">
                <wp:posOffset>0</wp:posOffset>
              </wp:positionH>
              <wp:positionV relativeFrom="page">
                <wp:posOffset>0</wp:posOffset>
              </wp:positionV>
              <wp:extent cx="1" cy="1"/>
              <wp:effectExtent l="0" t="0" r="0" b="0"/>
              <wp:wrapNone/>
              <wp:docPr id="3311" name="Group 33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pic="http://schemas.openxmlformats.org/drawingml/2006/picture" xmlns:a="http://schemas.openxmlformats.org/drawingml/2006/main">
          <w:pict w14:anchorId="3A362B9A">
            <v:group id="Group 331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C10B3" w:rsidRDefault="00112A14" w14:paraId="7B142AC6" w14:textId="77777777">
    <w:r>
      <w:rPr>
        <w:noProof/>
      </w:rPr>
      <mc:AlternateContent>
        <mc:Choice Requires="wpg">
          <w:drawing>
            <wp:anchor distT="0" distB="0" distL="114300" distR="114300" simplePos="0" relativeHeight="251662336" behindDoc="1" locked="0" layoutInCell="1" allowOverlap="1" wp14:anchorId="22BC91A5" wp14:editId="372C39E3">
              <wp:simplePos x="0" y="0"/>
              <wp:positionH relativeFrom="page">
                <wp:posOffset>212090</wp:posOffset>
              </wp:positionH>
              <wp:positionV relativeFrom="page">
                <wp:posOffset>6985</wp:posOffset>
              </wp:positionV>
              <wp:extent cx="7345680" cy="894715"/>
              <wp:effectExtent l="0" t="0" r="0" b="0"/>
              <wp:wrapNone/>
              <wp:docPr id="3278" name="Group 3278"/>
              <wp:cNvGraphicFramePr/>
              <a:graphic xmlns:a="http://schemas.openxmlformats.org/drawingml/2006/main">
                <a:graphicData uri="http://schemas.microsoft.com/office/word/2010/wordprocessingGroup">
                  <wpg:wgp>
                    <wpg:cNvGrpSpPr/>
                    <wpg:grpSpPr>
                      <a:xfrm>
                        <a:off x="0" y="0"/>
                        <a:ext cx="7345680" cy="894715"/>
                        <a:chOff x="0" y="0"/>
                        <a:chExt cx="7345680" cy="894715"/>
                      </a:xfrm>
                    </wpg:grpSpPr>
                    <wps:wsp>
                      <wps:cNvPr id="3279" name="Shape 3279"/>
                      <wps:cNvSpPr/>
                      <wps:spPr>
                        <a:xfrm>
                          <a:off x="0" y="0"/>
                          <a:ext cx="7345680" cy="894715"/>
                        </a:xfrm>
                        <a:custGeom>
                          <a:avLst/>
                          <a:gdLst/>
                          <a:ahLst/>
                          <a:cxnLst/>
                          <a:rect l="0" t="0" r="0" b="0"/>
                          <a:pathLst>
                            <a:path w="7345680" h="894715">
                              <a:moveTo>
                                <a:pt x="0" y="0"/>
                              </a:moveTo>
                              <a:lnTo>
                                <a:pt x="7345680" y="0"/>
                              </a:lnTo>
                              <a:lnTo>
                                <a:pt x="7345680" y="745617"/>
                              </a:lnTo>
                              <a:cubicBezTo>
                                <a:pt x="7345680" y="827913"/>
                                <a:pt x="7278878" y="894715"/>
                                <a:pt x="7196582" y="894715"/>
                              </a:cubicBezTo>
                              <a:lnTo>
                                <a:pt x="149123" y="894715"/>
                              </a:lnTo>
                              <a:cubicBezTo>
                                <a:pt x="66764" y="894715"/>
                                <a:pt x="0" y="827913"/>
                                <a:pt x="0" y="745617"/>
                              </a:cubicBezTo>
                              <a:lnTo>
                                <a:pt x="0" y="0"/>
                              </a:lnTo>
                              <a:close/>
                            </a:path>
                          </a:pathLst>
                        </a:custGeom>
                        <a:ln w="0" cap="flat">
                          <a:miter lim="127000"/>
                        </a:ln>
                      </wps:spPr>
                      <wps:style>
                        <a:lnRef idx="0">
                          <a:srgbClr val="000000">
                            <a:alpha val="0"/>
                          </a:srgbClr>
                        </a:lnRef>
                        <a:fillRef idx="1">
                          <a:srgbClr val="4D4D4D"/>
                        </a:fillRef>
                        <a:effectRef idx="0">
                          <a:scrgbClr r="0" g="0" b="0"/>
                        </a:effectRef>
                        <a:fontRef idx="none"/>
                      </wps:style>
                      <wps:bodyPr/>
                    </wps:wsp>
                    <pic:pic xmlns:pic="http://schemas.openxmlformats.org/drawingml/2006/picture">
                      <pic:nvPicPr>
                        <pic:cNvPr id="3280" name="Picture 3280"/>
                        <pic:cNvPicPr/>
                      </pic:nvPicPr>
                      <pic:blipFill>
                        <a:blip r:embed="rId1"/>
                        <a:stretch>
                          <a:fillRect/>
                        </a:stretch>
                      </pic:blipFill>
                      <pic:spPr>
                        <a:xfrm>
                          <a:off x="438785" y="224790"/>
                          <a:ext cx="6130925" cy="203200"/>
                        </a:xfrm>
                        <a:prstGeom prst="rect">
                          <a:avLst/>
                        </a:prstGeom>
                      </pic:spPr>
                    </pic:pic>
                    <pic:pic xmlns:pic="http://schemas.openxmlformats.org/drawingml/2006/picture">
                      <pic:nvPicPr>
                        <pic:cNvPr id="3281" name="Picture 3281"/>
                        <pic:cNvPicPr/>
                      </pic:nvPicPr>
                      <pic:blipFill>
                        <a:blip r:embed="rId2"/>
                        <a:stretch>
                          <a:fillRect/>
                        </a:stretch>
                      </pic:blipFill>
                      <pic:spPr>
                        <a:xfrm>
                          <a:off x="438785" y="485140"/>
                          <a:ext cx="2082800" cy="155575"/>
                        </a:xfrm>
                        <a:prstGeom prst="rect">
                          <a:avLst/>
                        </a:prstGeom>
                      </pic:spPr>
                    </pic:pic>
                  </wpg:wgp>
                </a:graphicData>
              </a:graphic>
            </wp:anchor>
          </w:drawing>
        </mc:Choice>
        <mc:Fallback xmlns:pic="http://schemas.openxmlformats.org/drawingml/2006/picture" xmlns:a="http://schemas.openxmlformats.org/drawingml/2006/main">
          <w:pict w14:anchorId="66856E43">
            <v:group id="Group 3278" style="width:578.4pt;height:70.45pt;position:absolute;z-index:-2147483648;mso-position-horizontal-relative:page;mso-position-horizontal:absolute;margin-left:16.7pt;mso-position-vertical-relative:page;margin-top:0.549988pt;" coordsize="73456,8947">
              <v:shape id="Shape 3279" style="position:absolute;width:73456;height:8947;left:0;top:0;" coordsize="7345680,894715" path="m0,0l7345680,0l7345680,745617c7345680,827913,7278878,894715,7196582,894715l149123,894715c66764,894715,0,827913,0,745617l0,0x">
                <v:stroke on="false" weight="0pt" color="#000000" opacity="0" miterlimit="10" joinstyle="miter" endcap="flat"/>
                <v:fill on="true" color="#4d4d4d"/>
              </v:shape>
              <v:shape id="Picture 3280" style="position:absolute;width:61309;height:2032;left:4387;top:2247;" filled="f">
                <v:imagedata r:id="rId12"/>
              </v:shape>
              <v:shape id="Picture 3281" style="position:absolute;width:20828;height:1555;left:4387;top:4851;"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FAE"/>
    <w:multiLevelType w:val="hybridMultilevel"/>
    <w:tmpl w:val="A7E0B0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3D17FF"/>
    <w:multiLevelType w:val="hybridMultilevel"/>
    <w:tmpl w:val="87CAF9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3AA349C0"/>
    <w:multiLevelType w:val="hybridMultilevel"/>
    <w:tmpl w:val="E7CE51E6"/>
    <w:lvl w:ilvl="0" w:tplc="4F1EB5F2">
      <w:start w:val="1"/>
      <w:numFmt w:val="bullet"/>
      <w:lvlText w:val="•"/>
      <w:lvlJc w:val="left"/>
      <w:pPr>
        <w:ind w:left="70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9ECED9E2">
      <w:start w:val="1"/>
      <w:numFmt w:val="bullet"/>
      <w:lvlText w:val="o"/>
      <w:lvlJc w:val="left"/>
      <w:pPr>
        <w:ind w:left="14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316B0B4">
      <w:start w:val="1"/>
      <w:numFmt w:val="bullet"/>
      <w:lvlText w:val="▪"/>
      <w:lvlJc w:val="left"/>
      <w:pPr>
        <w:ind w:left="21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7496FFDA">
      <w:start w:val="1"/>
      <w:numFmt w:val="bullet"/>
      <w:lvlText w:val="•"/>
      <w:lvlJc w:val="left"/>
      <w:pPr>
        <w:ind w:left="288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22C2E48">
      <w:start w:val="1"/>
      <w:numFmt w:val="bullet"/>
      <w:lvlText w:val="o"/>
      <w:lvlJc w:val="left"/>
      <w:pPr>
        <w:ind w:left="36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1089E56">
      <w:start w:val="1"/>
      <w:numFmt w:val="bullet"/>
      <w:lvlText w:val="▪"/>
      <w:lvlJc w:val="left"/>
      <w:pPr>
        <w:ind w:left="43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F264AD0A">
      <w:start w:val="1"/>
      <w:numFmt w:val="bullet"/>
      <w:lvlText w:val="•"/>
      <w:lvlJc w:val="left"/>
      <w:pPr>
        <w:ind w:left="504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9B00520">
      <w:start w:val="1"/>
      <w:numFmt w:val="bullet"/>
      <w:lvlText w:val="o"/>
      <w:lvlJc w:val="left"/>
      <w:pPr>
        <w:ind w:left="57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1BBEB0A4">
      <w:start w:val="1"/>
      <w:numFmt w:val="bullet"/>
      <w:lvlText w:val="▪"/>
      <w:lvlJc w:val="left"/>
      <w:pPr>
        <w:ind w:left="64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76E62523"/>
    <w:multiLevelType w:val="multilevel"/>
    <w:tmpl w:val="C1B28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38018581">
    <w:abstractNumId w:val="2"/>
  </w:num>
  <w:num w:numId="2" w16cid:durableId="420299871">
    <w:abstractNumId w:val="3"/>
  </w:num>
  <w:num w:numId="3" w16cid:durableId="688291738">
    <w:abstractNumId w:val="0"/>
  </w:num>
  <w:num w:numId="4" w16cid:durableId="1027683324">
    <w:abstractNumId w:val="1"/>
  </w:num>
</w:numbering>
</file>

<file path=word/people.xml><?xml version="1.0" encoding="utf-8"?>
<w15:people xmlns:mc="http://schemas.openxmlformats.org/markup-compatibility/2006" xmlns:w15="http://schemas.microsoft.com/office/word/2012/wordml" mc:Ignorable="w15">
  <w15:person w15:author="KAREN SOFIA GIL AMAYA">
    <w15:presenceInfo w15:providerId="AD" w15:userId="S::ksgil@ucundinamarca.edu.co::31f8dc83-ae4e-4cc0-b1d2-67a99bf529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B3"/>
    <w:rsid w:val="00003356"/>
    <w:rsid w:val="00047E26"/>
    <w:rsid w:val="000C5BFC"/>
    <w:rsid w:val="00112A14"/>
    <w:rsid w:val="00282EFA"/>
    <w:rsid w:val="00371064"/>
    <w:rsid w:val="004A23CA"/>
    <w:rsid w:val="00554B60"/>
    <w:rsid w:val="005863C9"/>
    <w:rsid w:val="005D7904"/>
    <w:rsid w:val="00667B90"/>
    <w:rsid w:val="00686C47"/>
    <w:rsid w:val="006A1B74"/>
    <w:rsid w:val="006B6BE1"/>
    <w:rsid w:val="00872B1C"/>
    <w:rsid w:val="009522DF"/>
    <w:rsid w:val="00BA4607"/>
    <w:rsid w:val="00EF41A8"/>
    <w:rsid w:val="00F51A88"/>
    <w:rsid w:val="00FC10B3"/>
    <w:rsid w:val="07E94265"/>
    <w:rsid w:val="0946C926"/>
    <w:rsid w:val="09AB3329"/>
    <w:rsid w:val="0A750E6E"/>
    <w:rsid w:val="0E2679DF"/>
    <w:rsid w:val="100088C3"/>
    <w:rsid w:val="10D89E98"/>
    <w:rsid w:val="10FA4DBF"/>
    <w:rsid w:val="1400E959"/>
    <w:rsid w:val="14125A12"/>
    <w:rsid w:val="146C4F67"/>
    <w:rsid w:val="154B0961"/>
    <w:rsid w:val="16B79C86"/>
    <w:rsid w:val="18472EDF"/>
    <w:rsid w:val="2194F110"/>
    <w:rsid w:val="25AC3D4A"/>
    <w:rsid w:val="26801C18"/>
    <w:rsid w:val="26AD4808"/>
    <w:rsid w:val="293F4E0B"/>
    <w:rsid w:val="2B26BC23"/>
    <w:rsid w:val="2E5FAA18"/>
    <w:rsid w:val="37B4D759"/>
    <w:rsid w:val="39E4A60B"/>
    <w:rsid w:val="3CE80D5E"/>
    <w:rsid w:val="3F264534"/>
    <w:rsid w:val="3F754AB8"/>
    <w:rsid w:val="3FAAD2F3"/>
    <w:rsid w:val="40D3088D"/>
    <w:rsid w:val="462BFD07"/>
    <w:rsid w:val="4A229DAE"/>
    <w:rsid w:val="4A68FE66"/>
    <w:rsid w:val="4C3FE536"/>
    <w:rsid w:val="4EF30CEB"/>
    <w:rsid w:val="5573D515"/>
    <w:rsid w:val="5A773139"/>
    <w:rsid w:val="630D1EBD"/>
    <w:rsid w:val="68ADDD18"/>
    <w:rsid w:val="6B764672"/>
    <w:rsid w:val="6F379A6A"/>
    <w:rsid w:val="6F7EAC83"/>
    <w:rsid w:val="78C14D2E"/>
    <w:rsid w:val="79B1A3DB"/>
    <w:rsid w:val="7C446713"/>
    <w:rsid w:val="7C69176D"/>
    <w:rsid w:val="7CD1174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2F66"/>
  <w15:docId w15:val="{96DFD6BD-1173-4145-A14C-074B468B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rPr>
      <w:rFonts w:ascii="Calibri" w:hAnsi="Calibri" w:eastAsia="Calibri" w:cs="Calibri"/>
      <w:color w:val="000000"/>
      <w:sz w:val="22"/>
    </w:rPr>
  </w:style>
  <w:style w:type="paragraph" w:styleId="Ttulo1">
    <w:name w:val="heading 1"/>
    <w:next w:val="Normal"/>
    <w:link w:val="Ttulo1Car"/>
    <w:uiPriority w:val="9"/>
    <w:qFormat/>
    <w:pPr>
      <w:keepNext/>
      <w:keepLines/>
      <w:spacing w:after="158" w:line="259" w:lineRule="auto"/>
      <w:ind w:left="10" w:hanging="10"/>
      <w:outlineLvl w:val="0"/>
    </w:pPr>
    <w:rPr>
      <w:rFonts w:ascii="Times New Roman" w:hAnsi="Times New Roman" w:eastAsia="Times New Roman" w:cs="Times New Roman"/>
      <w:b/>
      <w:color w:val="000000"/>
    </w:rPr>
  </w:style>
  <w:style w:type="paragraph" w:styleId="Ttulo2">
    <w:name w:val="heading 2"/>
    <w:next w:val="Normal"/>
    <w:link w:val="Ttulo2Car"/>
    <w:uiPriority w:val="9"/>
    <w:unhideWhenUsed/>
    <w:qFormat/>
    <w:pPr>
      <w:keepNext/>
      <w:keepLines/>
      <w:spacing w:line="257" w:lineRule="auto"/>
      <w:ind w:left="10" w:hanging="10"/>
      <w:outlineLvl w:val="1"/>
    </w:pPr>
    <w:rPr>
      <w:rFonts w:ascii="Times New Roman" w:hAnsi="Times New Roman" w:eastAsia="Times New Roman" w:cs="Times New Roman"/>
      <w:i/>
      <w:color w:val="00000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rPr>
      <w:rFonts w:ascii="Times New Roman" w:hAnsi="Times New Roman" w:eastAsia="Times New Roman" w:cs="Times New Roman"/>
      <w:b/>
      <w:color w:val="000000"/>
      <w:sz w:val="24"/>
    </w:rPr>
  </w:style>
  <w:style w:type="character" w:styleId="Ttulo2Car" w:customStyle="1">
    <w:name w:val="Título 2 Car"/>
    <w:link w:val="Ttulo2"/>
    <w:rPr>
      <w:rFonts w:ascii="Times New Roman" w:hAnsi="Times New Roman" w:eastAsia="Times New Roman" w:cs="Times New Roman"/>
      <w:i/>
      <w:color w:val="000000"/>
      <w:sz w:val="24"/>
    </w:rPr>
  </w:style>
  <w:style w:type="paragraph" w:styleId="NormalWeb">
    <w:name w:val="Normal (Web)"/>
    <w:basedOn w:val="Normal"/>
    <w:uiPriority w:val="99"/>
    <w:semiHidden/>
    <w:unhideWhenUsed/>
    <w:rsid w:val="00872B1C"/>
    <w:rPr>
      <w:rFonts w:ascii="Times New Roman" w:hAnsi="Times New Roman" w:cs="Times New Roman"/>
      <w:sz w:val="24"/>
    </w:rPr>
  </w:style>
  <w:style w:type="paragraph" w:styleId="Prrafodelista">
    <w:name w:val="List Paragraph"/>
    <w:basedOn w:val="Normal"/>
    <w:uiPriority w:val="34"/>
    <w:qFormat/>
    <w:rsid w:val="00872B1C"/>
    <w:pPr>
      <w:spacing w:line="278" w:lineRule="auto"/>
      <w:ind w:left="720"/>
      <w:contextualSpacing/>
    </w:pPr>
    <w:rPr>
      <w:rFonts w:asciiTheme="minorHAnsi" w:hAnsiTheme="minorHAnsi" w:eastAsiaTheme="minorHAnsi" w:cstheme="minorBidi"/>
      <w:color w:val="auto"/>
      <w:sz w:val="24"/>
      <w:lang w:eastAsia="en-US"/>
    </w:rPr>
  </w:style>
  <w:style w:type="paragraph" w:styleId="Ttulo">
    <w:name w:val="Title"/>
    <w:basedOn w:val="Normal"/>
    <w:next w:val="Normal"/>
    <w:link w:val="TtuloCar"/>
    <w:qFormat/>
    <w:rsid w:val="00003356"/>
    <w:pPr>
      <w:spacing w:after="80" w:line="240" w:lineRule="auto"/>
      <w:contextualSpacing/>
    </w:pPr>
    <w:rPr>
      <w:rFonts w:asciiTheme="majorHAnsi" w:hAnsiTheme="majorHAnsi" w:eastAsiaTheme="majorEastAsia" w:cstheme="majorBidi"/>
      <w:color w:val="auto"/>
      <w:spacing w:val="-10"/>
      <w:kern w:val="28"/>
      <w:sz w:val="56"/>
      <w:szCs w:val="56"/>
      <w:lang w:eastAsia="en-US"/>
    </w:rPr>
  </w:style>
  <w:style w:type="character" w:styleId="TtuloCar" w:customStyle="1">
    <w:name w:val="Título Car"/>
    <w:link w:val="Ttulo"/>
    <w:uiPriority w:val="1"/>
    <w:rsid w:val="10D89E98"/>
    <w:rPr>
      <w:rFonts w:asciiTheme="majorHAnsi" w:hAnsiTheme="majorHAnsi" w:eastAsiaTheme="majorEastAsia" w:cstheme="majorBidi"/>
      <w:sz w:val="56"/>
      <w:szCs w:val="56"/>
      <w:lang w:eastAsia="en-US"/>
    </w:rPr>
  </w:style>
  <w:style w:type="character" w:styleId="Hipervnculo">
    <w:name w:val="Hyperlink"/>
    <w:uiPriority w:val="99"/>
    <w:unhideWhenUsed/>
    <w:rsid w:val="10D89E98"/>
    <w:rPr>
      <w:color w:val="467886"/>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rFonts w:ascii="Calibri" w:hAnsi="Calibri" w:eastAsia="Calibri" w:cs="Calibri"/>
      <w:color w:val="000000"/>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686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www.unesco.org"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org/sustainabledevelopment/es/" TargetMode="External"/><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3" Type="http://schemas.openxmlformats.org/officeDocument/2006/relationships/image" Target="media/image10.png"/><Relationship Id="rId12" Type="http://schemas.openxmlformats.org/officeDocument/2006/relationships/image" Target="media/image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Naz Diaz</dc:creator>
  <keywords/>
  <lastModifiedBy>LUIS MIGUEL MORENO GUTIERREZ</lastModifiedBy>
  <revision>5</revision>
  <dcterms:created xsi:type="dcterms:W3CDTF">2026-03-18T20:14:00.0000000Z</dcterms:created>
  <dcterms:modified xsi:type="dcterms:W3CDTF">2026-05-14T14:42:41.2379691Z</dcterms:modified>
</coreProperties>
</file>